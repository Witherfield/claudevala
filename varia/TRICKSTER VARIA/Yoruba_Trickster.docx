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959F83" w14:textId="77777777" w:rsidR="00862E52" w:rsidRPr="00EF53A9" w:rsidRDefault="00862E52" w:rsidP="00EF53A9">
      <w:pPr>
        <w:rPr>
          <w:rFonts w:ascii="Times New Roman" w:hAnsi="Times New Roman" w:cs="Times New Roman"/>
          <w:sz w:val="24"/>
          <w:szCs w:val="24"/>
        </w:rPr>
      </w:pPr>
    </w:p>
    <w:p w14:paraId="26154001" w14:textId="77777777" w:rsidR="00862E52" w:rsidRPr="00EF53A9" w:rsidRDefault="00862E52" w:rsidP="00EF53A9">
      <w:pPr>
        <w:rPr>
          <w:rFonts w:ascii="Times New Roman" w:hAnsi="Times New Roman" w:cs="Times New Roman"/>
          <w:sz w:val="24"/>
          <w:szCs w:val="24"/>
        </w:rPr>
      </w:pPr>
    </w:p>
    <w:p w14:paraId="184530EB" w14:textId="77777777" w:rsidR="00862E52" w:rsidRPr="00EF53A9" w:rsidRDefault="00862E52" w:rsidP="00EF53A9">
      <w:pPr>
        <w:rPr>
          <w:rFonts w:ascii="Times New Roman" w:hAnsi="Times New Roman" w:cs="Times New Roman"/>
          <w:sz w:val="24"/>
          <w:szCs w:val="24"/>
        </w:rPr>
      </w:pPr>
      <w:r w:rsidRPr="00EF53A9">
        <w:rPr>
          <w:rFonts w:ascii="Times New Roman" w:hAnsi="Times New Roman" w:cs="Times New Roman"/>
          <w:sz w:val="24"/>
          <w:szCs w:val="24"/>
        </w:rPr>
        <w:t>Yoruba Trickster and the Power of Weakness</w:t>
      </w:r>
    </w:p>
    <w:p w14:paraId="317276F2" w14:textId="77777777" w:rsidR="000F2E45" w:rsidRPr="00EF53A9" w:rsidRDefault="000F2E45" w:rsidP="00EF53A9">
      <w:pPr>
        <w:rPr>
          <w:rFonts w:ascii="Times New Roman" w:hAnsi="Times New Roman" w:cs="Times New Roman"/>
          <w:sz w:val="24"/>
          <w:szCs w:val="24"/>
        </w:rPr>
      </w:pPr>
      <w:r w:rsidRPr="00EF53A9">
        <w:rPr>
          <w:rFonts w:ascii="Times New Roman" w:hAnsi="Times New Roman" w:cs="Times New Roman"/>
          <w:sz w:val="24"/>
          <w:szCs w:val="24"/>
        </w:rPr>
        <w:t>Frank A. Salamone</w:t>
      </w:r>
    </w:p>
    <w:p w14:paraId="0F49F803" w14:textId="723F78DE" w:rsidR="000F2E45" w:rsidRPr="00EF53A9" w:rsidRDefault="000F2E45" w:rsidP="00EF53A9">
      <w:pPr>
        <w:rPr>
          <w:rFonts w:ascii="Times New Roman" w:hAnsi="Times New Roman" w:cs="Times New Roman"/>
          <w:sz w:val="24"/>
          <w:szCs w:val="24"/>
        </w:rPr>
      </w:pPr>
      <w:r w:rsidRPr="00EF53A9">
        <w:rPr>
          <w:rFonts w:ascii="Times New Roman" w:hAnsi="Times New Roman" w:cs="Times New Roman"/>
          <w:sz w:val="24"/>
          <w:szCs w:val="24"/>
        </w:rPr>
        <w:t>Professor Emeritus, Iona College</w:t>
      </w:r>
      <w:r w:rsidR="00B272AC">
        <w:rPr>
          <w:rFonts w:ascii="Times New Roman" w:hAnsi="Times New Roman" w:cs="Times New Roman"/>
          <w:sz w:val="24"/>
          <w:szCs w:val="24"/>
        </w:rPr>
        <w:t>, Senior Adjunct Professor, Westchester Community College,</w:t>
      </w:r>
      <w:r w:rsidRPr="00EF53A9">
        <w:rPr>
          <w:rFonts w:ascii="Times New Roman" w:hAnsi="Times New Roman" w:cs="Times New Roman"/>
          <w:sz w:val="24"/>
          <w:szCs w:val="24"/>
        </w:rPr>
        <w:t xml:space="preserve"> and Advanced Facilitator University of Phoenix</w:t>
      </w:r>
    </w:p>
    <w:p w14:paraId="23BC3341" w14:textId="77777777" w:rsidR="000F2E45" w:rsidRPr="00EF53A9" w:rsidRDefault="000F2E45" w:rsidP="00EF53A9">
      <w:pPr>
        <w:rPr>
          <w:rFonts w:ascii="Times New Roman" w:hAnsi="Times New Roman" w:cs="Times New Roman"/>
          <w:sz w:val="24"/>
          <w:szCs w:val="24"/>
        </w:rPr>
      </w:pPr>
      <w:r w:rsidRPr="00EF53A9">
        <w:rPr>
          <w:rFonts w:ascii="Times New Roman" w:hAnsi="Times New Roman" w:cs="Times New Roman"/>
          <w:sz w:val="24"/>
          <w:szCs w:val="24"/>
        </w:rPr>
        <w:br w:type="page"/>
      </w:r>
    </w:p>
    <w:p w14:paraId="060705E1" w14:textId="77777777" w:rsidR="000F2E45" w:rsidRPr="00EF53A9" w:rsidRDefault="000F2E45" w:rsidP="00EF53A9">
      <w:pPr>
        <w:rPr>
          <w:rFonts w:ascii="Times New Roman" w:hAnsi="Times New Roman" w:cs="Times New Roman"/>
          <w:sz w:val="24"/>
          <w:szCs w:val="24"/>
        </w:rPr>
      </w:pPr>
      <w:r w:rsidRPr="00EF53A9">
        <w:rPr>
          <w:rFonts w:ascii="Times New Roman" w:hAnsi="Times New Roman" w:cs="Times New Roman"/>
          <w:sz w:val="24"/>
          <w:szCs w:val="24"/>
        </w:rPr>
        <w:lastRenderedPageBreak/>
        <w:t>Abstract</w:t>
      </w:r>
    </w:p>
    <w:p w14:paraId="5679443B" w14:textId="77777777" w:rsidR="000F2E45" w:rsidRPr="00EF53A9" w:rsidRDefault="00862E52" w:rsidP="00EF53A9">
      <w:pPr>
        <w:rPr>
          <w:rFonts w:ascii="Times New Roman" w:hAnsi="Times New Roman" w:cs="Times New Roman"/>
          <w:sz w:val="24"/>
          <w:szCs w:val="24"/>
        </w:rPr>
      </w:pPr>
      <w:r w:rsidRPr="00EF53A9">
        <w:rPr>
          <w:rFonts w:ascii="Times New Roman" w:hAnsi="Times New Roman" w:cs="Times New Roman"/>
          <w:sz w:val="24"/>
          <w:szCs w:val="24"/>
        </w:rPr>
        <w:t xml:space="preserve">There are two major Tricksters among the Yoruba. One is sacred, the other secular. The sacred Trickster is Eshu. The secular one is </w:t>
      </w:r>
      <w:proofErr w:type="spellStart"/>
      <w:r w:rsidRPr="00EF53A9">
        <w:rPr>
          <w:rFonts w:ascii="Times New Roman" w:hAnsi="Times New Roman" w:cs="Times New Roman"/>
          <w:sz w:val="24"/>
          <w:szCs w:val="24"/>
        </w:rPr>
        <w:t>Ijaba</w:t>
      </w:r>
      <w:proofErr w:type="spellEnd"/>
      <w:r w:rsidRPr="00EF53A9">
        <w:rPr>
          <w:rFonts w:ascii="Times New Roman" w:hAnsi="Times New Roman" w:cs="Times New Roman"/>
          <w:sz w:val="24"/>
          <w:szCs w:val="24"/>
        </w:rPr>
        <w:t xml:space="preserve">, the tortoise. </w:t>
      </w:r>
      <w:proofErr w:type="spellStart"/>
      <w:r w:rsidRPr="00EF53A9">
        <w:rPr>
          <w:rFonts w:ascii="Times New Roman" w:hAnsi="Times New Roman" w:cs="Times New Roman"/>
          <w:sz w:val="24"/>
          <w:szCs w:val="24"/>
        </w:rPr>
        <w:t>Ijaba</w:t>
      </w:r>
      <w:proofErr w:type="spellEnd"/>
      <w:r w:rsidRPr="00EF53A9">
        <w:rPr>
          <w:rFonts w:ascii="Times New Roman" w:hAnsi="Times New Roman" w:cs="Times New Roman"/>
          <w:sz w:val="24"/>
          <w:szCs w:val="24"/>
        </w:rPr>
        <w:t xml:space="preserve"> tales are told around the camp fire or in the home. The storyteller may be a mother, father or friend. The setting tends to be informal. The lessons tend to be given in fun but about fundamental aspects of life. One major lesson is that nothing is what it seems to be and everything at all times is changing., I look into some of the truths, which the weak can teach the </w:t>
      </w:r>
      <w:r w:rsidR="000F2E45" w:rsidRPr="00EF53A9">
        <w:rPr>
          <w:rFonts w:ascii="Times New Roman" w:hAnsi="Times New Roman" w:cs="Times New Roman"/>
          <w:sz w:val="24"/>
          <w:szCs w:val="24"/>
        </w:rPr>
        <w:t>more</w:t>
      </w:r>
      <w:r w:rsidRPr="00EF53A9">
        <w:rPr>
          <w:rFonts w:ascii="Times New Roman" w:hAnsi="Times New Roman" w:cs="Times New Roman"/>
          <w:sz w:val="24"/>
          <w:szCs w:val="24"/>
        </w:rPr>
        <w:t xml:space="preserve"> powerful regarding life and about the power of the oppressed.</w:t>
      </w:r>
      <w:r w:rsidR="00F94EEA" w:rsidRPr="00EF53A9">
        <w:rPr>
          <w:rFonts w:ascii="Times New Roman" w:hAnsi="Times New Roman" w:cs="Times New Roman"/>
          <w:sz w:val="24"/>
          <w:szCs w:val="24"/>
        </w:rPr>
        <w:t xml:space="preserve"> </w:t>
      </w:r>
    </w:p>
    <w:p w14:paraId="053B6DD1" w14:textId="77777777" w:rsidR="000F2E45" w:rsidRPr="00EF53A9" w:rsidRDefault="000F2E45" w:rsidP="00EF53A9">
      <w:pPr>
        <w:rPr>
          <w:rFonts w:ascii="Times New Roman" w:hAnsi="Times New Roman" w:cs="Times New Roman"/>
          <w:sz w:val="24"/>
          <w:szCs w:val="24"/>
        </w:rPr>
      </w:pPr>
      <w:r w:rsidRPr="00EF53A9">
        <w:rPr>
          <w:rFonts w:ascii="Times New Roman" w:hAnsi="Times New Roman" w:cs="Times New Roman"/>
          <w:sz w:val="24"/>
          <w:szCs w:val="24"/>
        </w:rPr>
        <w:br w:type="page"/>
      </w:r>
    </w:p>
    <w:p w14:paraId="53F0B15C" w14:textId="77777777" w:rsidR="00AD7009" w:rsidRPr="00EF53A9" w:rsidRDefault="00AD7009" w:rsidP="00EF53A9">
      <w:pPr>
        <w:rPr>
          <w:rStyle w:val="ft53"/>
          <w:rFonts w:ascii="Times New Roman" w:hAnsi="Times New Roman" w:cs="Times New Roman"/>
          <w:sz w:val="24"/>
          <w:szCs w:val="24"/>
        </w:rPr>
      </w:pPr>
      <w:r w:rsidRPr="00EF53A9">
        <w:rPr>
          <w:rStyle w:val="ft53"/>
          <w:rFonts w:ascii="Times New Roman" w:hAnsi="Times New Roman" w:cs="Times New Roman"/>
          <w:sz w:val="24"/>
          <w:szCs w:val="24"/>
        </w:rPr>
        <w:lastRenderedPageBreak/>
        <w:t>Bruce Grindal</w:t>
      </w:r>
    </w:p>
    <w:p w14:paraId="53D0E65F" w14:textId="3EA12220" w:rsidR="00AD7009" w:rsidRPr="00EF53A9" w:rsidRDefault="00AD7009" w:rsidP="00EF53A9">
      <w:pPr>
        <w:rPr>
          <w:rStyle w:val="ft53"/>
          <w:rFonts w:ascii="Times New Roman" w:hAnsi="Times New Roman" w:cs="Times New Roman"/>
          <w:sz w:val="24"/>
          <w:szCs w:val="24"/>
        </w:rPr>
      </w:pPr>
      <w:r w:rsidRPr="00EF53A9">
        <w:rPr>
          <w:rStyle w:val="ft53"/>
          <w:rFonts w:ascii="Times New Roman" w:hAnsi="Times New Roman" w:cs="Times New Roman"/>
          <w:sz w:val="24"/>
          <w:szCs w:val="24"/>
        </w:rPr>
        <w:tab/>
        <w:t xml:space="preserve">Bruce Grindal passed away in April, 2012, at the age of 71. He spent the majority of his life as an anthropologist who contributed a great deal to the field. His two years in Ghana working with the Sisala provided him with material for a lifetime of work. As a superb anthropologist Bruce also observed the life he saw around him in the United States, often documenting it in poetry and prose. </w:t>
      </w:r>
      <w:r w:rsidR="00B272AC">
        <w:rPr>
          <w:rStyle w:val="ft53"/>
          <w:rFonts w:ascii="Times New Roman" w:hAnsi="Times New Roman" w:cs="Times New Roman"/>
          <w:sz w:val="24"/>
          <w:szCs w:val="24"/>
        </w:rPr>
        <w:t>Additionally, he</w:t>
      </w:r>
      <w:r w:rsidRPr="00EF53A9">
        <w:rPr>
          <w:rStyle w:val="ft53"/>
          <w:rFonts w:ascii="Times New Roman" w:hAnsi="Times New Roman" w:cs="Times New Roman"/>
          <w:sz w:val="24"/>
          <w:szCs w:val="24"/>
        </w:rPr>
        <w:t xml:space="preserve"> was a cofounder of the Society for Humanistic Anthropology. </w:t>
      </w:r>
      <w:r w:rsidR="00B272AC">
        <w:rPr>
          <w:rStyle w:val="ft53"/>
          <w:rFonts w:ascii="Times New Roman" w:hAnsi="Times New Roman" w:cs="Times New Roman"/>
          <w:sz w:val="24"/>
          <w:szCs w:val="24"/>
        </w:rPr>
        <w:t>In c</w:t>
      </w:r>
      <w:r w:rsidRPr="00EF53A9">
        <w:rPr>
          <w:rStyle w:val="ft53"/>
          <w:rFonts w:ascii="Times New Roman" w:hAnsi="Times New Roman" w:cs="Times New Roman"/>
          <w:sz w:val="24"/>
          <w:szCs w:val="24"/>
        </w:rPr>
        <w:t>arrying out that commitment, he was involved in promoting peace. I think his love of the Trickster was connected with his deep interest in humanity and peace, seeing the Trickster as the underdog who had to make his or her way through the tangles that the more powerful put in the way. Certainly, his writings on the Trickster lead one to this conclusion.</w:t>
      </w:r>
    </w:p>
    <w:p w14:paraId="10229D16" w14:textId="77777777" w:rsidR="00AD7009" w:rsidRPr="00EF53A9" w:rsidRDefault="00AD7009" w:rsidP="00EF53A9">
      <w:pPr>
        <w:rPr>
          <w:rStyle w:val="ft53"/>
          <w:rFonts w:ascii="Times New Roman" w:hAnsi="Times New Roman" w:cs="Times New Roman"/>
          <w:sz w:val="24"/>
          <w:szCs w:val="24"/>
        </w:rPr>
      </w:pPr>
      <w:r w:rsidRPr="00EF53A9">
        <w:rPr>
          <w:rStyle w:val="ft53"/>
          <w:rFonts w:ascii="Times New Roman" w:hAnsi="Times New Roman" w:cs="Times New Roman"/>
          <w:sz w:val="24"/>
          <w:szCs w:val="24"/>
        </w:rPr>
        <w:tab/>
        <w:t>In his article, “Borat as Trickster” (Grindal, 2007:4) he is very clear about his position and the role of Trickster in the world, as well as his identification with Trickster. He writes</w:t>
      </w:r>
    </w:p>
    <w:p w14:paraId="2CD5EA25" w14:textId="1CDC5B18" w:rsidR="00AD7009" w:rsidRPr="00EF53A9" w:rsidRDefault="00AD7009" w:rsidP="00EF53A9">
      <w:pPr>
        <w:rPr>
          <w:rStyle w:val="ft53"/>
          <w:rFonts w:ascii="Times New Roman" w:hAnsi="Times New Roman" w:cs="Times New Roman"/>
          <w:sz w:val="24"/>
          <w:szCs w:val="24"/>
        </w:rPr>
      </w:pPr>
      <w:r w:rsidRPr="00EF53A9">
        <w:rPr>
          <w:rStyle w:val="ft53"/>
          <w:rFonts w:ascii="Times New Roman" w:hAnsi="Times New Roman" w:cs="Times New Roman"/>
          <w:sz w:val="24"/>
          <w:szCs w:val="24"/>
        </w:rPr>
        <w:t>Borat is the trickster; he changes shape to liberate us from our pretensions. Grindal then goes on to fantasize about following Borat in breaking taboos that keep us from acting natura</w:t>
      </w:r>
      <w:r w:rsidR="00B272AC">
        <w:rPr>
          <w:rStyle w:val="ft53"/>
          <w:rFonts w:ascii="Times New Roman" w:hAnsi="Times New Roman" w:cs="Times New Roman"/>
          <w:sz w:val="24"/>
          <w:szCs w:val="24"/>
        </w:rPr>
        <w:t>l</w:t>
      </w:r>
      <w:r w:rsidRPr="00EF53A9">
        <w:rPr>
          <w:rStyle w:val="ft53"/>
          <w:rFonts w:ascii="Times New Roman" w:hAnsi="Times New Roman" w:cs="Times New Roman"/>
          <w:sz w:val="24"/>
          <w:szCs w:val="24"/>
        </w:rPr>
        <w:t>l</w:t>
      </w:r>
      <w:r w:rsidR="00B272AC">
        <w:rPr>
          <w:rStyle w:val="ft53"/>
          <w:rFonts w:ascii="Times New Roman" w:hAnsi="Times New Roman" w:cs="Times New Roman"/>
          <w:sz w:val="24"/>
          <w:szCs w:val="24"/>
        </w:rPr>
        <w:t>y</w:t>
      </w:r>
      <w:r w:rsidRPr="00EF53A9">
        <w:rPr>
          <w:rStyle w:val="ft53"/>
          <w:rFonts w:ascii="Times New Roman" w:hAnsi="Times New Roman" w:cs="Times New Roman"/>
          <w:sz w:val="24"/>
          <w:szCs w:val="24"/>
        </w:rPr>
        <w:t>. He wants to commit benign acts</w:t>
      </w:r>
      <w:r w:rsidR="00B272AC">
        <w:rPr>
          <w:rStyle w:val="ft53"/>
          <w:rFonts w:ascii="Times New Roman" w:hAnsi="Times New Roman" w:cs="Times New Roman"/>
          <w:sz w:val="24"/>
          <w:szCs w:val="24"/>
        </w:rPr>
        <w:t xml:space="preserve"> of mindless rebellion; such as</w:t>
      </w:r>
      <w:r w:rsidRPr="00EF53A9">
        <w:rPr>
          <w:rStyle w:val="ft53"/>
          <w:rFonts w:ascii="Times New Roman" w:hAnsi="Times New Roman" w:cs="Times New Roman"/>
          <w:sz w:val="24"/>
          <w:szCs w:val="24"/>
        </w:rPr>
        <w:t xml:space="preserve"> taking old folks to a fenced in part of a public park to play baseball or smoking a cigar in a high-end health food market or – the ultimate in his mind – getting up at an anthropology meeting when someone is spouting some postmodern nonsense and saying “What the hell is this bullshit!”</w:t>
      </w:r>
    </w:p>
    <w:p w14:paraId="25845DB1" w14:textId="04FD5E82" w:rsidR="00AD7009" w:rsidRPr="00EF53A9" w:rsidRDefault="00AD7009" w:rsidP="001171B0">
      <w:r w:rsidRPr="00EF53A9">
        <w:rPr>
          <w:rStyle w:val="ft53"/>
          <w:rFonts w:ascii="Times New Roman" w:hAnsi="Times New Roman" w:cs="Times New Roman"/>
          <w:color w:val="auto"/>
          <w:sz w:val="24"/>
          <w:szCs w:val="24"/>
        </w:rPr>
        <w:tab/>
        <w:t xml:space="preserve">Any of these acts is worthy of Trickster, indeed, and most of us would be reluctant to go public and admit even </w:t>
      </w:r>
      <w:r w:rsidR="00B272AC" w:rsidRPr="00EF53A9">
        <w:rPr>
          <w:rStyle w:val="ft53"/>
          <w:rFonts w:ascii="Times New Roman" w:hAnsi="Times New Roman" w:cs="Times New Roman"/>
          <w:color w:val="auto"/>
          <w:sz w:val="24"/>
          <w:szCs w:val="24"/>
        </w:rPr>
        <w:t xml:space="preserve">to </w:t>
      </w:r>
      <w:r w:rsidRPr="00EF53A9">
        <w:rPr>
          <w:rStyle w:val="ft53"/>
          <w:rFonts w:ascii="Times New Roman" w:hAnsi="Times New Roman" w:cs="Times New Roman"/>
          <w:color w:val="auto"/>
          <w:sz w:val="24"/>
          <w:szCs w:val="24"/>
        </w:rPr>
        <w:t xml:space="preserve">contemplating them. However, Bruce has a long history of writing about and practicing Tricksterism. The earliest work of his works I can find on the subject is his </w:t>
      </w:r>
      <w:r w:rsidRPr="00EF53A9">
        <w:rPr>
          <w:bCs/>
        </w:rPr>
        <w:t>The Sisala Trickster Tale</w:t>
      </w:r>
      <w:r w:rsidR="00B272AC">
        <w:rPr>
          <w:bCs/>
        </w:rPr>
        <w:t xml:space="preserve"> in</w:t>
      </w:r>
      <w:r w:rsidRPr="00EF53A9">
        <w:rPr>
          <w:bCs/>
        </w:rPr>
        <w:t xml:space="preserve"> </w:t>
      </w:r>
      <w:r w:rsidRPr="00B272AC">
        <w:rPr>
          <w:i/>
          <w:iCs/>
        </w:rPr>
        <w:t>The Journal of American Folklore</w:t>
      </w:r>
      <w:r w:rsidR="00B272AC">
        <w:t xml:space="preserve"> </w:t>
      </w:r>
      <w:r w:rsidR="001171B0">
        <w:t xml:space="preserve">(86, </w:t>
      </w:r>
      <w:r w:rsidR="001171B0" w:rsidRPr="00EF53A9">
        <w:t>340</w:t>
      </w:r>
      <w:r w:rsidRPr="00EF53A9">
        <w:t xml:space="preserve"> 1</w:t>
      </w:r>
      <w:r w:rsidR="001171B0">
        <w:t>973</w:t>
      </w:r>
      <w:r w:rsidRPr="00EF53A9">
        <w:t>, pp. 173-175</w:t>
      </w:r>
      <w:r w:rsidR="001171B0">
        <w:t>)</w:t>
      </w:r>
      <w:r w:rsidRPr="00EF53A9">
        <w:t>. One can see in this article the seed of his future writings and intellectual development.  He writes,</w:t>
      </w:r>
    </w:p>
    <w:p w14:paraId="5E8CDA66" w14:textId="071F5A40" w:rsidR="00AD7009" w:rsidRPr="00EF53A9" w:rsidRDefault="00AD7009" w:rsidP="001171B0">
      <w:pPr>
        <w:shd w:val="clear" w:color="auto" w:fill="EDEDED"/>
        <w:ind w:left="2160"/>
        <w:rPr>
          <w:rFonts w:ascii="Times New Roman" w:hAnsi="Times New Roman" w:cs="Times New Roman"/>
          <w:sz w:val="24"/>
          <w:szCs w:val="24"/>
        </w:rPr>
      </w:pPr>
      <w:r w:rsidRPr="00EF53A9">
        <w:rPr>
          <w:rFonts w:ascii="Times New Roman" w:hAnsi="Times New Roman" w:cs="Times New Roman"/>
          <w:sz w:val="24"/>
          <w:szCs w:val="24"/>
        </w:rPr>
        <w:lastRenderedPageBreak/>
        <w:t>In these</w:t>
      </w:r>
      <w:bookmarkStart w:id="0" w:name="_GoBack"/>
      <w:bookmarkEnd w:id="0"/>
      <w:r w:rsidRPr="00EF53A9">
        <w:rPr>
          <w:rFonts w:ascii="Times New Roman" w:hAnsi="Times New Roman" w:cs="Times New Roman"/>
          <w:sz w:val="24"/>
          <w:szCs w:val="24"/>
        </w:rPr>
        <w:t xml:space="preserve"> trickster tales the protagonist is characteristically small, somewhat ludicrous, foolish in deportment, but extremely clever. His adversaries include both the larger animals, such as elephant and lion, and human figures of authority, such as headmen and chiefs. Although these adversaries are seen as possessing power either by virtue of their size and strength or by virtue of their status in society, they are also viewed as capable of being fooled. In a typical story involving human authority figures, the chief presents a difficult problem to his people, makes a wager, or else holds a contest. The trickster answers the challenge and proceeds to solve the problem or win the contest through cleverly devious means. In so doing he often implicates the chief or else makes him look foolish. The cleverness of the trickster, therefore, consists of his ability to manipulate people in authority and to evade punishment. In no case does he ever commit an act of disrespect or directly confront or challenge the figure of power and authority (Grindal 1973:173).</w:t>
      </w:r>
    </w:p>
    <w:p w14:paraId="5CA3660D" w14:textId="77777777" w:rsidR="00AD7009" w:rsidRPr="00EF53A9" w:rsidRDefault="00AD7009" w:rsidP="001171B0">
      <w:r w:rsidRPr="00EF53A9">
        <w:t>So far the Sisala Trickster appears a somewhat generic figure. However, Grindal adds an interesting point which, I think, vaults his analysis into a more universal plain. “This emphasis upon cleverness and the ability to manipulate people in authority is a clear though unapproved aspect of the young Sisala's relationship to his father and those of his father's generation (Grindal 1973:173).”  Trickster stands for the introduction of something new and Grindal has identified that urge to rebellion with Freud’s Oedipus Complex.  It is a theme to which he returns time after time. (See Grindal, 2007:4, for instance.)</w:t>
      </w:r>
    </w:p>
    <w:p w14:paraId="038EE940" w14:textId="58D6057E" w:rsidR="00AD7009" w:rsidRPr="00EF53A9" w:rsidRDefault="00AD7009" w:rsidP="001171B0">
      <w:r w:rsidRPr="00EF53A9">
        <w:tab/>
        <w:t>There are, of course, many other aspects of Grindal’s Trickster work that bear comment. I will limit myself to just a few more. Bruce saw Trickster as a needed corrective to unnaturalness and pomposity. He saw the Trickster as natural man or woman, the enemy of all that is artificial and anti-</w:t>
      </w:r>
      <w:r w:rsidRPr="00EF53A9">
        <w:lastRenderedPageBreak/>
        <w:t xml:space="preserve">humanistic. He also saw Trickster as being universal although manifested in various </w:t>
      </w:r>
      <w:r w:rsidR="001171B0">
        <w:t xml:space="preserve">specific </w:t>
      </w:r>
      <w:r w:rsidRPr="00EF53A9">
        <w:t xml:space="preserve">cultural identities. Trickster is an archetypal figure. One who is no stranger to modern societies what Pelton said about “premodern peoples” is true of modern ones as well. </w:t>
      </w:r>
    </w:p>
    <w:p w14:paraId="67B38A81" w14:textId="16C11A47" w:rsidR="00CA3023" w:rsidRPr="00EF53A9" w:rsidRDefault="00CA3023" w:rsidP="004B607C">
      <w:pPr>
        <w:ind w:left="1440"/>
        <w:rPr>
          <w:rFonts w:ascii="Times New Roman" w:hAnsi="Times New Roman" w:cs="Times New Roman"/>
          <w:sz w:val="24"/>
          <w:szCs w:val="24"/>
        </w:rPr>
      </w:pPr>
      <w:r w:rsidRPr="00EF53A9">
        <w:rPr>
          <w:rFonts w:ascii="Times New Roman" w:hAnsi="Times New Roman" w:cs="Times New Roman"/>
          <w:sz w:val="24"/>
          <w:szCs w:val="24"/>
        </w:rPr>
        <w:t xml:space="preserve">Everywhere one looks among premodern peoples, there are tricky mythical beings alike enough to entice any human mind to create a category for them once it had met two or three. They are beings of the beginning, working in some complex relationship with the High God; transformers, helping to bring the present human world into being; performers of heroic acts on behalf of men, yet in their original form. Or in some later form, foolish, obscene, laughable, yet indomitable (Robert D. Pelton, </w:t>
      </w:r>
      <w:r w:rsidRPr="00EF53A9">
        <w:rPr>
          <w:rFonts w:ascii="Times New Roman" w:hAnsi="Times New Roman" w:cs="Times New Roman"/>
          <w:iCs/>
          <w:sz w:val="24"/>
          <w:szCs w:val="24"/>
        </w:rPr>
        <w:t>The Trickster</w:t>
      </w:r>
      <w:r w:rsidRPr="00EF53A9">
        <w:rPr>
          <w:rFonts w:ascii="Times New Roman" w:hAnsi="Times New Roman" w:cs="Times New Roman"/>
          <w:sz w:val="24"/>
          <w:szCs w:val="24"/>
        </w:rPr>
        <w:fldChar w:fldCharType="begin"/>
      </w:r>
      <w:r w:rsidRPr="00EF53A9">
        <w:rPr>
          <w:rFonts w:ascii="Times New Roman" w:hAnsi="Times New Roman" w:cs="Times New Roman"/>
          <w:sz w:val="24"/>
          <w:szCs w:val="24"/>
        </w:rPr>
        <w:instrText xml:space="preserve"> XE "Trickster" </w:instrText>
      </w:r>
      <w:r w:rsidRPr="00EF53A9">
        <w:rPr>
          <w:rFonts w:ascii="Times New Roman" w:hAnsi="Times New Roman" w:cs="Times New Roman"/>
          <w:sz w:val="24"/>
          <w:szCs w:val="24"/>
        </w:rPr>
        <w:fldChar w:fldCharType="end"/>
      </w:r>
      <w:r w:rsidRPr="00EF53A9">
        <w:rPr>
          <w:rFonts w:ascii="Times New Roman" w:hAnsi="Times New Roman" w:cs="Times New Roman"/>
          <w:iCs/>
          <w:sz w:val="24"/>
          <w:szCs w:val="24"/>
        </w:rPr>
        <w:t xml:space="preserve"> in West Africa</w:t>
      </w:r>
      <w:r w:rsidRPr="00EF53A9">
        <w:rPr>
          <w:rFonts w:ascii="Times New Roman" w:hAnsi="Times New Roman" w:cs="Times New Roman"/>
          <w:sz w:val="24"/>
          <w:szCs w:val="24"/>
        </w:rPr>
        <w:t xml:space="preserve"> 15</w:t>
      </w:r>
      <w:r w:rsidR="004B607C">
        <w:rPr>
          <w:rFonts w:ascii="Times New Roman" w:hAnsi="Times New Roman" w:cs="Times New Roman"/>
          <w:sz w:val="24"/>
          <w:szCs w:val="24"/>
        </w:rPr>
        <w:t>, 1989</w:t>
      </w:r>
      <w:r w:rsidRPr="00EF53A9">
        <w:rPr>
          <w:rFonts w:ascii="Times New Roman" w:hAnsi="Times New Roman" w:cs="Times New Roman"/>
          <w:sz w:val="24"/>
          <w:szCs w:val="24"/>
        </w:rPr>
        <w:t>)</w:t>
      </w:r>
    </w:p>
    <w:p w14:paraId="6DD56827" w14:textId="77777777" w:rsidR="006F478E" w:rsidRPr="00EF53A9" w:rsidRDefault="00AD7009" w:rsidP="00607EA7">
      <w:pPr>
        <w:autoSpaceDE w:val="0"/>
        <w:autoSpaceDN w:val="0"/>
        <w:adjustRightInd w:val="0"/>
        <w:ind w:firstLine="720"/>
        <w:rPr>
          <w:rFonts w:ascii="Times New Roman" w:hAnsi="Times New Roman" w:cs="Times New Roman"/>
          <w:sz w:val="24"/>
          <w:szCs w:val="24"/>
        </w:rPr>
      </w:pPr>
      <w:r w:rsidRPr="00EF53A9">
        <w:rPr>
          <w:rFonts w:ascii="Times New Roman" w:hAnsi="Times New Roman" w:cs="Times New Roman"/>
          <w:sz w:val="24"/>
          <w:szCs w:val="24"/>
        </w:rPr>
        <w:t xml:space="preserve">Bruce Grindal made us aware of both the natural human aspect of Trickster and of the universality of the Trickster figure. His Redneck writings made that clear. </w:t>
      </w:r>
      <w:r w:rsidR="006F478E" w:rsidRPr="00EF53A9">
        <w:rPr>
          <w:rFonts w:ascii="Times New Roman" w:hAnsi="Times New Roman" w:cs="Times New Roman"/>
          <w:sz w:val="24"/>
          <w:szCs w:val="24"/>
        </w:rPr>
        <w:t>(</w:t>
      </w:r>
      <w:r w:rsidR="001D45D9" w:rsidRPr="00EF53A9">
        <w:rPr>
          <w:rFonts w:ascii="Times New Roman" w:hAnsi="Times New Roman" w:cs="Times New Roman"/>
          <w:sz w:val="24"/>
          <w:szCs w:val="24"/>
        </w:rPr>
        <w:t xml:space="preserve">See </w:t>
      </w:r>
      <w:r w:rsidR="006F478E" w:rsidRPr="00EF53A9">
        <w:rPr>
          <w:rFonts w:ascii="Times New Roman" w:hAnsi="Times New Roman" w:cs="Times New Roman"/>
          <w:sz w:val="24"/>
          <w:szCs w:val="24"/>
        </w:rPr>
        <w:t>Grindal, Bruce</w:t>
      </w:r>
    </w:p>
    <w:p w14:paraId="1EB31DF5" w14:textId="77777777" w:rsidR="004B607C" w:rsidRDefault="00B941D4" w:rsidP="00EF53A9">
      <w:pPr>
        <w:pStyle w:val="Heading1"/>
        <w:shd w:val="clear" w:color="auto" w:fill="FFFFFF"/>
        <w:spacing w:before="0" w:beforeAutospacing="0" w:after="0" w:afterAutospacing="0" w:line="480" w:lineRule="auto"/>
        <w:rPr>
          <w:b w:val="0"/>
          <w:sz w:val="24"/>
          <w:szCs w:val="24"/>
        </w:rPr>
      </w:pPr>
      <w:r w:rsidRPr="00EF53A9">
        <w:rPr>
          <w:b w:val="0"/>
          <w:sz w:val="24"/>
          <w:szCs w:val="24"/>
        </w:rPr>
        <w:t>“</w:t>
      </w:r>
      <w:r w:rsidR="006F478E" w:rsidRPr="00EF53A9">
        <w:rPr>
          <w:b w:val="0"/>
          <w:sz w:val="24"/>
          <w:szCs w:val="24"/>
        </w:rPr>
        <w:t xml:space="preserve">Postmodernism as Seen by the Boys at Down Home Auto </w:t>
      </w:r>
      <w:r w:rsidR="001171B0" w:rsidRPr="00EF53A9">
        <w:rPr>
          <w:b w:val="0"/>
          <w:sz w:val="24"/>
          <w:szCs w:val="24"/>
        </w:rPr>
        <w:t>Repair</w:t>
      </w:r>
      <w:r w:rsidR="006F478E" w:rsidRPr="00EF53A9">
        <w:rPr>
          <w:b w:val="0"/>
          <w:sz w:val="24"/>
          <w:szCs w:val="24"/>
        </w:rPr>
        <w:t>.</w:t>
      </w:r>
      <w:r w:rsidR="001171B0">
        <w:rPr>
          <w:b w:val="0"/>
          <w:sz w:val="24"/>
          <w:szCs w:val="24"/>
        </w:rPr>
        <w:t>”</w:t>
      </w:r>
      <w:r w:rsidR="006F478E" w:rsidRPr="00EF53A9">
        <w:rPr>
          <w:b w:val="0"/>
          <w:sz w:val="24"/>
          <w:szCs w:val="24"/>
        </w:rPr>
        <w:t xml:space="preserve"> Journal of the</w:t>
      </w:r>
      <w:r w:rsidR="001D45D9" w:rsidRPr="00EF53A9">
        <w:rPr>
          <w:b w:val="0"/>
          <w:sz w:val="24"/>
          <w:szCs w:val="24"/>
        </w:rPr>
        <w:t xml:space="preserve"> </w:t>
      </w:r>
      <w:r w:rsidR="006F478E" w:rsidRPr="00EF53A9">
        <w:rPr>
          <w:b w:val="0"/>
          <w:sz w:val="24"/>
          <w:szCs w:val="24"/>
        </w:rPr>
        <w:t>Steward Journal Ant</w:t>
      </w:r>
      <w:r w:rsidR="004B607C">
        <w:rPr>
          <w:b w:val="0"/>
          <w:sz w:val="24"/>
          <w:szCs w:val="24"/>
        </w:rPr>
        <w:t xml:space="preserve">hropological Society 21(2):1–32, </w:t>
      </w:r>
      <w:r w:rsidR="004B607C" w:rsidRPr="00EF53A9">
        <w:rPr>
          <w:b w:val="0"/>
          <w:sz w:val="24"/>
          <w:szCs w:val="24"/>
        </w:rPr>
        <w:t>1994</w:t>
      </w:r>
      <w:r w:rsidR="004B607C">
        <w:rPr>
          <w:b w:val="0"/>
          <w:sz w:val="24"/>
          <w:szCs w:val="24"/>
        </w:rPr>
        <w:t>;</w:t>
      </w:r>
      <w:r w:rsidR="006F478E" w:rsidRPr="00EF53A9">
        <w:rPr>
          <w:b w:val="0"/>
          <w:sz w:val="24"/>
          <w:szCs w:val="24"/>
        </w:rPr>
        <w:t xml:space="preserve"> </w:t>
      </w:r>
      <w:r w:rsidRPr="00EF53A9">
        <w:rPr>
          <w:b w:val="0"/>
          <w:sz w:val="24"/>
          <w:szCs w:val="24"/>
        </w:rPr>
        <w:t>“</w:t>
      </w:r>
      <w:r w:rsidR="006F478E" w:rsidRPr="00EF53A9">
        <w:rPr>
          <w:b w:val="0"/>
          <w:sz w:val="24"/>
          <w:szCs w:val="24"/>
        </w:rPr>
        <w:t>Hillbilly Heaven</w:t>
      </w:r>
      <w:r w:rsidRPr="00EF53A9">
        <w:rPr>
          <w:b w:val="0"/>
          <w:sz w:val="24"/>
          <w:szCs w:val="24"/>
        </w:rPr>
        <w:t>”</w:t>
      </w:r>
      <w:r w:rsidR="006F478E" w:rsidRPr="00EF53A9">
        <w:rPr>
          <w:b w:val="0"/>
          <w:sz w:val="24"/>
          <w:szCs w:val="24"/>
        </w:rPr>
        <w:t>. Ant</w:t>
      </w:r>
      <w:r w:rsidRPr="00EF53A9">
        <w:rPr>
          <w:b w:val="0"/>
          <w:sz w:val="24"/>
          <w:szCs w:val="24"/>
        </w:rPr>
        <w:t xml:space="preserve">hropology and Humanism 4(1):1–1, </w:t>
      </w:r>
      <w:r w:rsidR="004B607C" w:rsidRPr="00EF53A9">
        <w:rPr>
          <w:b w:val="0"/>
          <w:sz w:val="24"/>
          <w:szCs w:val="24"/>
        </w:rPr>
        <w:t>1999</w:t>
      </w:r>
      <w:r w:rsidRPr="00EF53A9">
        <w:rPr>
          <w:b w:val="0"/>
          <w:sz w:val="24"/>
          <w:szCs w:val="24"/>
        </w:rPr>
        <w:t>and his own favorite, “Redneck Girl” In Bruce T. Grindal and Frank A. Salamone, Bridges to Humanity, 251-274</w:t>
      </w:r>
      <w:r w:rsidR="004B607C">
        <w:rPr>
          <w:b w:val="0"/>
          <w:sz w:val="24"/>
          <w:szCs w:val="24"/>
        </w:rPr>
        <w:t xml:space="preserve">, 2006). </w:t>
      </w:r>
      <w:r w:rsidR="000C29EF" w:rsidRPr="00EF53A9">
        <w:rPr>
          <w:b w:val="0"/>
          <w:sz w:val="24"/>
          <w:szCs w:val="24"/>
        </w:rPr>
        <w:t xml:space="preserve">Although none of these stories is precisely a Trickster tale, they suggest Trickster elements. These stories are basically fictional but with deep anthropological roots, something Bruce was quite aware and proud of. His discussion questions in our book make that transparently clear. </w:t>
      </w:r>
    </w:p>
    <w:p w14:paraId="1109425C" w14:textId="77777777" w:rsidR="004B607C" w:rsidRDefault="000C29EF" w:rsidP="004B607C">
      <w:pPr>
        <w:pStyle w:val="Heading1"/>
        <w:shd w:val="clear" w:color="auto" w:fill="FFFFFF"/>
        <w:spacing w:before="0" w:beforeAutospacing="0" w:after="0" w:afterAutospacing="0" w:line="480" w:lineRule="auto"/>
        <w:ind w:firstLine="720"/>
        <w:rPr>
          <w:b w:val="0"/>
          <w:bCs w:val="0"/>
          <w:color w:val="000000"/>
          <w:sz w:val="24"/>
          <w:szCs w:val="24"/>
        </w:rPr>
      </w:pPr>
      <w:r w:rsidRPr="00EF53A9">
        <w:rPr>
          <w:b w:val="0"/>
          <w:sz w:val="24"/>
          <w:szCs w:val="24"/>
        </w:rPr>
        <w:t>For example, his third discussion question, p. 274, directly addresses the role of ethnographic “faction” and its place in anthropology. I see his “Redneck</w:t>
      </w:r>
      <w:r w:rsidR="00EF53A9" w:rsidRPr="00EF53A9">
        <w:rPr>
          <w:b w:val="0"/>
          <w:sz w:val="24"/>
          <w:szCs w:val="24"/>
        </w:rPr>
        <w:t>” series</w:t>
      </w:r>
      <w:r w:rsidRPr="00EF53A9">
        <w:rPr>
          <w:b w:val="0"/>
          <w:sz w:val="24"/>
          <w:szCs w:val="24"/>
        </w:rPr>
        <w:t xml:space="preserve"> as part of a long anthropological tradition going back at least to Laura </w:t>
      </w:r>
      <w:r w:rsidR="00EF53A9" w:rsidRPr="00EF53A9">
        <w:rPr>
          <w:b w:val="0"/>
          <w:sz w:val="24"/>
          <w:szCs w:val="24"/>
        </w:rPr>
        <w:t>Bohannan’s great</w:t>
      </w:r>
      <w:r w:rsidRPr="00EF53A9">
        <w:rPr>
          <w:b w:val="0"/>
          <w:sz w:val="24"/>
          <w:szCs w:val="24"/>
        </w:rPr>
        <w:t xml:space="preserve"> work </w:t>
      </w:r>
      <w:r w:rsidR="00EF53A9" w:rsidRPr="004B607C">
        <w:rPr>
          <w:b w:val="0"/>
          <w:sz w:val="24"/>
          <w:szCs w:val="24"/>
          <w:u w:val="single"/>
        </w:rPr>
        <w:t>Return to Laughter</w:t>
      </w:r>
      <w:r w:rsidR="00EF53A9" w:rsidRPr="00EF53A9">
        <w:rPr>
          <w:b w:val="0"/>
          <w:sz w:val="24"/>
          <w:szCs w:val="24"/>
        </w:rPr>
        <w:t xml:space="preserve"> (1954), originally published under the pseudonym Eleanor Smith Bowen, and continuing to the present. (See Salamone, ed.,</w:t>
      </w:r>
      <w:r w:rsidR="00EF53A9" w:rsidRPr="00EF53A9">
        <w:rPr>
          <w:b w:val="0"/>
          <w:bCs w:val="0"/>
          <w:color w:val="000000"/>
          <w:sz w:val="24"/>
          <w:szCs w:val="24"/>
        </w:rPr>
        <w:t xml:space="preserve"> The Heroic Anthropologist Rides Again: The Depiction of the </w:t>
      </w:r>
      <w:r w:rsidR="00EF53A9" w:rsidRPr="00EF53A9">
        <w:rPr>
          <w:b w:val="0"/>
          <w:bCs w:val="0"/>
          <w:color w:val="000000"/>
          <w:sz w:val="24"/>
          <w:szCs w:val="24"/>
        </w:rPr>
        <w:lastRenderedPageBreak/>
        <w:t>Anthropologist in Popular Culture</w:t>
      </w:r>
      <w:r w:rsidR="004B607C">
        <w:rPr>
          <w:b w:val="0"/>
          <w:bCs w:val="0"/>
          <w:color w:val="000000"/>
          <w:sz w:val="24"/>
          <w:szCs w:val="24"/>
        </w:rPr>
        <w:t xml:space="preserve">, </w:t>
      </w:r>
      <w:r w:rsidR="004B607C" w:rsidRPr="00EF53A9">
        <w:rPr>
          <w:b w:val="0"/>
          <w:bCs w:val="0"/>
          <w:color w:val="000000"/>
          <w:sz w:val="24"/>
          <w:szCs w:val="24"/>
        </w:rPr>
        <w:t>2012</w:t>
      </w:r>
      <w:r w:rsidR="00EF53A9" w:rsidRPr="00EF53A9">
        <w:rPr>
          <w:b w:val="0"/>
          <w:bCs w:val="0"/>
          <w:color w:val="000000"/>
          <w:sz w:val="24"/>
          <w:szCs w:val="24"/>
        </w:rPr>
        <w:t>, for discussions of this and other trends popularizing anthropologists.)</w:t>
      </w:r>
      <w:r w:rsidR="00EF53A9" w:rsidRPr="00EF53A9">
        <w:rPr>
          <w:rStyle w:val="apple-converted-space"/>
          <w:b w:val="0"/>
          <w:bCs w:val="0"/>
          <w:color w:val="000000"/>
          <w:sz w:val="24"/>
          <w:szCs w:val="24"/>
        </w:rPr>
        <w:t> </w:t>
      </w:r>
    </w:p>
    <w:p w14:paraId="78615A09" w14:textId="5CEC5865" w:rsidR="00CA3023" w:rsidRPr="00EF53A9" w:rsidRDefault="004B607C" w:rsidP="004B607C">
      <w:pPr>
        <w:pStyle w:val="Heading1"/>
        <w:shd w:val="clear" w:color="auto" w:fill="FFFFFF"/>
        <w:spacing w:before="0" w:beforeAutospacing="0" w:after="0" w:afterAutospacing="0" w:line="480" w:lineRule="auto"/>
        <w:ind w:firstLine="720"/>
        <w:rPr>
          <w:sz w:val="24"/>
          <w:szCs w:val="24"/>
        </w:rPr>
      </w:pPr>
      <w:r>
        <w:rPr>
          <w:b w:val="0"/>
          <w:bCs w:val="0"/>
          <w:color w:val="000000"/>
          <w:sz w:val="24"/>
          <w:szCs w:val="24"/>
        </w:rPr>
        <w:t>In the overall spirit of Grindal’s view of the Trickster I wish to present the following reflection on the Trickster among the Yoruba of Southwestern Nigeria.</w:t>
      </w:r>
      <w:r w:rsidR="00EF53A9" w:rsidRPr="00EF53A9">
        <w:rPr>
          <w:sz w:val="24"/>
          <w:szCs w:val="24"/>
        </w:rPr>
        <w:t xml:space="preserve"> </w:t>
      </w:r>
    </w:p>
    <w:p w14:paraId="49C7F990" w14:textId="77777777" w:rsidR="00CA3023" w:rsidRPr="00C65297" w:rsidRDefault="00C65297" w:rsidP="00EF53A9">
      <w:pPr>
        <w:ind w:firstLine="720"/>
        <w:rPr>
          <w:rFonts w:ascii="Times New Roman" w:hAnsi="Times New Roman" w:cs="Times New Roman"/>
          <w:b/>
          <w:sz w:val="24"/>
          <w:szCs w:val="24"/>
        </w:rPr>
      </w:pPr>
      <w:r>
        <w:rPr>
          <w:rFonts w:ascii="Times New Roman" w:hAnsi="Times New Roman" w:cs="Times New Roman"/>
          <w:b/>
          <w:sz w:val="24"/>
          <w:szCs w:val="24"/>
        </w:rPr>
        <w:t>Trickster in Yoruba Culture</w:t>
      </w:r>
    </w:p>
    <w:p w14:paraId="17BDF18A" w14:textId="72ECE064" w:rsidR="009B3B3A" w:rsidRPr="00EF53A9" w:rsidRDefault="009B3B3A" w:rsidP="00EF53A9">
      <w:pPr>
        <w:ind w:firstLine="720"/>
        <w:rPr>
          <w:rFonts w:ascii="Times New Roman" w:hAnsi="Times New Roman" w:cs="Times New Roman"/>
          <w:sz w:val="24"/>
          <w:szCs w:val="24"/>
        </w:rPr>
      </w:pPr>
      <w:r w:rsidRPr="00EF53A9">
        <w:rPr>
          <w:rFonts w:ascii="Times New Roman" w:hAnsi="Times New Roman" w:cs="Times New Roman"/>
          <w:sz w:val="24"/>
          <w:szCs w:val="24"/>
        </w:rPr>
        <w:t xml:space="preserve">The role of the trickster in African culture is well-known </w:t>
      </w:r>
      <w:r w:rsidR="0077635B" w:rsidRPr="00EF53A9">
        <w:rPr>
          <w:rFonts w:ascii="Times New Roman" w:hAnsi="Times New Roman" w:cs="Times New Roman"/>
          <w:sz w:val="24"/>
          <w:szCs w:val="24"/>
        </w:rPr>
        <w:t>(Frederick</w:t>
      </w:r>
      <w:r w:rsidRPr="00EF53A9">
        <w:rPr>
          <w:rFonts w:ascii="Times New Roman" w:hAnsi="Times New Roman" w:cs="Times New Roman"/>
          <w:sz w:val="24"/>
          <w:szCs w:val="24"/>
        </w:rPr>
        <w:t>-Malanson 2012; Badejo 1988; Ugorji 1991; Gates 1988; Hyde 1998;</w:t>
      </w:r>
      <w:r w:rsidRPr="00EF53A9">
        <w:rPr>
          <w:rFonts w:ascii="Times New Roman" w:hAnsi="Times New Roman" w:cs="Times New Roman"/>
          <w:sz w:val="24"/>
          <w:szCs w:val="24"/>
          <w:shd w:val="clear" w:color="auto" w:fill="FFF9F2"/>
        </w:rPr>
        <w:t xml:space="preserve"> </w:t>
      </w:r>
      <w:r w:rsidR="0077635B" w:rsidRPr="00EF53A9">
        <w:rPr>
          <w:rFonts w:ascii="Times New Roman" w:hAnsi="Times New Roman" w:cs="Times New Roman"/>
          <w:sz w:val="24"/>
          <w:szCs w:val="24"/>
          <w:shd w:val="clear" w:color="auto" w:fill="FFF9F2"/>
        </w:rPr>
        <w:t>Jung</w:t>
      </w:r>
      <w:r w:rsidR="0077635B">
        <w:rPr>
          <w:rFonts w:ascii="Times New Roman" w:hAnsi="Times New Roman" w:cs="Times New Roman"/>
          <w:sz w:val="24"/>
          <w:szCs w:val="24"/>
          <w:shd w:val="clear" w:color="auto" w:fill="FFF9F2"/>
        </w:rPr>
        <w:t xml:space="preserve">, 1944; </w:t>
      </w:r>
      <w:r w:rsidRPr="00EF53A9">
        <w:rPr>
          <w:rFonts w:ascii="Times New Roman" w:hAnsi="Times New Roman" w:cs="Times New Roman"/>
          <w:sz w:val="24"/>
          <w:szCs w:val="24"/>
          <w:shd w:val="clear" w:color="auto" w:fill="FFF9F2"/>
        </w:rPr>
        <w:t>Davis 1991). He is a dangerous character, one who changes and transforms reality. Seemingly off-handedly he creates and recreates the world. If he were not filled with humor, it is debatable whether anyone would ever approach him. Certainly, there have been figures in African and West African culture that fulfill the role of Trickster However, the proper place for Trickster figures is religion. Indeed, both</w:t>
      </w:r>
      <w:r w:rsidR="0077635B">
        <w:rPr>
          <w:rFonts w:ascii="Times New Roman" w:hAnsi="Times New Roman" w:cs="Times New Roman"/>
          <w:sz w:val="24"/>
          <w:szCs w:val="24"/>
          <w:shd w:val="clear" w:color="auto" w:fill="FFF9F2"/>
        </w:rPr>
        <w:t xml:space="preserve"> the 20</w:t>
      </w:r>
      <w:r w:rsidR="0077635B" w:rsidRPr="0077635B">
        <w:rPr>
          <w:rFonts w:ascii="Times New Roman" w:hAnsi="Times New Roman" w:cs="Times New Roman"/>
          <w:sz w:val="24"/>
          <w:szCs w:val="24"/>
          <w:shd w:val="clear" w:color="auto" w:fill="FFF9F2"/>
          <w:vertAlign w:val="superscript"/>
        </w:rPr>
        <w:t>th</w:t>
      </w:r>
      <w:r w:rsidR="0077635B">
        <w:rPr>
          <w:rFonts w:ascii="Times New Roman" w:hAnsi="Times New Roman" w:cs="Times New Roman"/>
          <w:sz w:val="24"/>
          <w:szCs w:val="24"/>
          <w:shd w:val="clear" w:color="auto" w:fill="FFF9F2"/>
        </w:rPr>
        <w:t xml:space="preserve"> Century Trickster-musicians</w:t>
      </w:r>
      <w:r w:rsidRPr="00EF53A9">
        <w:rPr>
          <w:rFonts w:ascii="Times New Roman" w:hAnsi="Times New Roman" w:cs="Times New Roman"/>
          <w:sz w:val="24"/>
          <w:szCs w:val="24"/>
          <w:shd w:val="clear" w:color="auto" w:fill="FFF9F2"/>
        </w:rPr>
        <w:t xml:space="preserve"> Fela and</w:t>
      </w:r>
      <w:r w:rsidR="0077635B">
        <w:rPr>
          <w:rFonts w:ascii="Times New Roman" w:hAnsi="Times New Roman" w:cs="Times New Roman"/>
          <w:sz w:val="24"/>
          <w:szCs w:val="24"/>
          <w:shd w:val="clear" w:color="auto" w:fill="FFF9F2"/>
        </w:rPr>
        <w:t xml:space="preserve"> Dizzy</w:t>
      </w:r>
      <w:r w:rsidRPr="00EF53A9">
        <w:rPr>
          <w:rFonts w:ascii="Times New Roman" w:hAnsi="Times New Roman" w:cs="Times New Roman"/>
          <w:sz w:val="24"/>
          <w:szCs w:val="24"/>
          <w:shd w:val="clear" w:color="auto" w:fill="FFF9F2"/>
        </w:rPr>
        <w:t xml:space="preserve"> Gillespie saw their music as spiritual, as each man told me (Salamone 2008). Shamans and priests in West Africa often partake of Trickster characteristics.</w:t>
      </w:r>
      <w:r w:rsidRPr="00EF53A9">
        <w:rPr>
          <w:rFonts w:ascii="Times New Roman" w:hAnsi="Times New Roman" w:cs="Times New Roman"/>
          <w:sz w:val="24"/>
          <w:szCs w:val="24"/>
        </w:rPr>
        <w:t xml:space="preserve"> In mythology and religion, the trickster deity breaks the rules of the gods or nature, sometimes maliciously but usually, albeit unintentionally, with ultimately positive effects. Often, the bending/breaking of rules takes the form of tricks or thievery. Tricksters can be cunning or foolish or both; they are often funny even when considered sacred or performing impor</w:t>
      </w:r>
      <w:r w:rsidR="00FF7864">
        <w:rPr>
          <w:rFonts w:ascii="Times New Roman" w:hAnsi="Times New Roman" w:cs="Times New Roman"/>
          <w:sz w:val="24"/>
          <w:szCs w:val="24"/>
        </w:rPr>
        <w:t xml:space="preserve">tant cultural tasks. (TV Tropes </w:t>
      </w:r>
      <w:hyperlink r:id="rId6" w:history="1">
        <w:r w:rsidR="00FF7864" w:rsidRPr="00BE6D68">
          <w:rPr>
            <w:rStyle w:val="Hyperlink"/>
            <w:rFonts w:ascii="Times New Roman" w:hAnsi="Times New Roman" w:cs="Times New Roman"/>
            <w:sz w:val="24"/>
            <w:szCs w:val="24"/>
          </w:rPr>
          <w:t>http://tvtropes.org/pmwiki/pmwiki.php/Main/TheTrickster?from=Main.Tricksters</w:t>
        </w:r>
      </w:hyperlink>
      <w:r w:rsidRPr="00EF53A9">
        <w:rPr>
          <w:rFonts w:ascii="Times New Roman" w:hAnsi="Times New Roman" w:cs="Times New Roman"/>
          <w:sz w:val="24"/>
          <w:szCs w:val="24"/>
        </w:rPr>
        <w:t>).</w:t>
      </w:r>
    </w:p>
    <w:p w14:paraId="6CE80802" w14:textId="73BAC37A" w:rsidR="009B3B3A" w:rsidRPr="00EF53A9" w:rsidRDefault="009B3B3A" w:rsidP="00FF7864">
      <w:pPr>
        <w:pStyle w:val="BodyText"/>
        <w:kinsoku w:val="0"/>
        <w:overflowPunct w:val="0"/>
        <w:spacing w:before="0" w:line="480" w:lineRule="auto"/>
        <w:ind w:firstLine="720"/>
        <w:rPr>
          <w:sz w:val="24"/>
          <w:szCs w:val="24"/>
        </w:rPr>
      </w:pPr>
      <w:r w:rsidRPr="00EF53A9">
        <w:rPr>
          <w:w w:val="90"/>
          <w:sz w:val="24"/>
          <w:szCs w:val="24"/>
        </w:rPr>
        <w:t>We</w:t>
      </w:r>
      <w:r w:rsidRPr="00EF53A9">
        <w:rPr>
          <w:spacing w:val="34"/>
          <w:w w:val="90"/>
          <w:sz w:val="24"/>
          <w:szCs w:val="24"/>
        </w:rPr>
        <w:t xml:space="preserve"> </w:t>
      </w:r>
      <w:r w:rsidRPr="00EF53A9">
        <w:rPr>
          <w:w w:val="90"/>
          <w:sz w:val="24"/>
          <w:szCs w:val="24"/>
        </w:rPr>
        <w:t>have</w:t>
      </w:r>
      <w:r w:rsidRPr="00EF53A9">
        <w:rPr>
          <w:spacing w:val="36"/>
          <w:w w:val="90"/>
          <w:sz w:val="24"/>
          <w:szCs w:val="24"/>
        </w:rPr>
        <w:t xml:space="preserve"> </w:t>
      </w:r>
      <w:r w:rsidRPr="00EF53A9">
        <w:rPr>
          <w:w w:val="90"/>
          <w:sz w:val="24"/>
          <w:szCs w:val="24"/>
        </w:rPr>
        <w:t>a</w:t>
      </w:r>
      <w:r w:rsidRPr="00EF53A9">
        <w:rPr>
          <w:spacing w:val="27"/>
          <w:w w:val="90"/>
          <w:sz w:val="24"/>
          <w:szCs w:val="24"/>
        </w:rPr>
        <w:t xml:space="preserve"> </w:t>
      </w:r>
      <w:r w:rsidRPr="00EF53A9">
        <w:rPr>
          <w:w w:val="90"/>
          <w:sz w:val="24"/>
          <w:szCs w:val="24"/>
        </w:rPr>
        <w:t>fundamental</w:t>
      </w:r>
      <w:r w:rsidRPr="00EF53A9">
        <w:rPr>
          <w:spacing w:val="39"/>
          <w:w w:val="90"/>
          <w:sz w:val="24"/>
          <w:szCs w:val="24"/>
        </w:rPr>
        <w:t xml:space="preserve"> </w:t>
      </w:r>
      <w:r w:rsidRPr="00EF53A9">
        <w:rPr>
          <w:w w:val="90"/>
          <w:sz w:val="24"/>
          <w:szCs w:val="24"/>
        </w:rPr>
        <w:t>figure</w:t>
      </w:r>
      <w:r w:rsidRPr="00EF53A9">
        <w:rPr>
          <w:spacing w:val="30"/>
          <w:w w:val="90"/>
          <w:sz w:val="24"/>
          <w:szCs w:val="24"/>
        </w:rPr>
        <w:t xml:space="preserve"> </w:t>
      </w:r>
      <w:r w:rsidRPr="00EF53A9">
        <w:rPr>
          <w:w w:val="90"/>
          <w:sz w:val="24"/>
          <w:szCs w:val="24"/>
        </w:rPr>
        <w:t>here,</w:t>
      </w:r>
      <w:r w:rsidRPr="00EF53A9">
        <w:rPr>
          <w:spacing w:val="38"/>
          <w:w w:val="90"/>
          <w:sz w:val="24"/>
          <w:szCs w:val="24"/>
        </w:rPr>
        <w:t xml:space="preserve"> </w:t>
      </w:r>
      <w:r w:rsidRPr="00EF53A9">
        <w:rPr>
          <w:w w:val="90"/>
          <w:sz w:val="24"/>
          <w:szCs w:val="24"/>
        </w:rPr>
        <w:t>which</w:t>
      </w:r>
      <w:r w:rsidRPr="00EF53A9">
        <w:rPr>
          <w:spacing w:val="2"/>
          <w:w w:val="90"/>
          <w:sz w:val="24"/>
          <w:szCs w:val="24"/>
        </w:rPr>
        <w:t xml:space="preserve"> </w:t>
      </w:r>
      <w:r w:rsidRPr="00EF53A9">
        <w:rPr>
          <w:w w:val="90"/>
          <w:sz w:val="24"/>
          <w:szCs w:val="24"/>
        </w:rPr>
        <w:t>is</w:t>
      </w:r>
      <w:r w:rsidRPr="00EF53A9">
        <w:rPr>
          <w:spacing w:val="28"/>
          <w:w w:val="90"/>
          <w:sz w:val="24"/>
          <w:szCs w:val="24"/>
        </w:rPr>
        <w:t xml:space="preserve"> </w:t>
      </w:r>
      <w:r w:rsidRPr="00EF53A9">
        <w:rPr>
          <w:w w:val="90"/>
          <w:sz w:val="24"/>
          <w:szCs w:val="24"/>
        </w:rPr>
        <w:t>both</w:t>
      </w:r>
      <w:r w:rsidRPr="00EF53A9">
        <w:rPr>
          <w:spacing w:val="1"/>
          <w:w w:val="90"/>
          <w:sz w:val="24"/>
          <w:szCs w:val="24"/>
        </w:rPr>
        <w:t xml:space="preserve"> </w:t>
      </w:r>
      <w:r w:rsidRPr="00EF53A9">
        <w:rPr>
          <w:w w:val="90"/>
          <w:sz w:val="24"/>
          <w:szCs w:val="24"/>
        </w:rPr>
        <w:t>general</w:t>
      </w:r>
      <w:r w:rsidRPr="00EF53A9">
        <w:rPr>
          <w:spacing w:val="35"/>
          <w:w w:val="90"/>
          <w:sz w:val="24"/>
          <w:szCs w:val="24"/>
        </w:rPr>
        <w:t xml:space="preserve"> </w:t>
      </w:r>
      <w:r w:rsidRPr="00EF53A9">
        <w:rPr>
          <w:w w:val="90"/>
          <w:sz w:val="24"/>
          <w:szCs w:val="24"/>
        </w:rPr>
        <w:t>and</w:t>
      </w:r>
      <w:r w:rsidRPr="00EF53A9">
        <w:rPr>
          <w:spacing w:val="35"/>
          <w:w w:val="90"/>
          <w:sz w:val="24"/>
          <w:szCs w:val="24"/>
        </w:rPr>
        <w:t xml:space="preserve"> </w:t>
      </w:r>
      <w:r w:rsidRPr="00EF53A9">
        <w:rPr>
          <w:w w:val="90"/>
          <w:sz w:val="24"/>
          <w:szCs w:val="24"/>
        </w:rPr>
        <w:t>specific.</w:t>
      </w:r>
      <w:r w:rsidRPr="00EF53A9">
        <w:rPr>
          <w:w w:val="91"/>
          <w:sz w:val="24"/>
          <w:szCs w:val="24"/>
        </w:rPr>
        <w:t xml:space="preserve"> </w:t>
      </w:r>
      <w:r w:rsidRPr="00EF53A9">
        <w:rPr>
          <w:w w:val="90"/>
          <w:sz w:val="24"/>
          <w:szCs w:val="24"/>
        </w:rPr>
        <w:t>T</w:t>
      </w:r>
      <w:r w:rsidRPr="00EF53A9">
        <w:rPr>
          <w:spacing w:val="6"/>
          <w:w w:val="90"/>
          <w:sz w:val="24"/>
          <w:szCs w:val="24"/>
        </w:rPr>
        <w:t>h</w:t>
      </w:r>
      <w:r w:rsidRPr="00EF53A9">
        <w:rPr>
          <w:w w:val="90"/>
          <w:sz w:val="24"/>
          <w:szCs w:val="24"/>
        </w:rPr>
        <w:t>ere</w:t>
      </w:r>
      <w:r w:rsidRPr="00EF53A9">
        <w:rPr>
          <w:spacing w:val="14"/>
          <w:w w:val="90"/>
          <w:sz w:val="24"/>
          <w:szCs w:val="24"/>
        </w:rPr>
        <w:t xml:space="preserve"> </w:t>
      </w:r>
      <w:r w:rsidRPr="00EF53A9">
        <w:rPr>
          <w:w w:val="90"/>
          <w:sz w:val="24"/>
          <w:szCs w:val="24"/>
        </w:rPr>
        <w:t>appears</w:t>
      </w:r>
      <w:r w:rsidRPr="00EF53A9">
        <w:rPr>
          <w:spacing w:val="26"/>
          <w:w w:val="90"/>
          <w:sz w:val="24"/>
          <w:szCs w:val="24"/>
        </w:rPr>
        <w:t xml:space="preserve"> </w:t>
      </w:r>
      <w:r w:rsidRPr="00EF53A9">
        <w:rPr>
          <w:w w:val="90"/>
          <w:sz w:val="24"/>
          <w:szCs w:val="24"/>
        </w:rPr>
        <w:t>a</w:t>
      </w:r>
      <w:r w:rsidRPr="00EF53A9">
        <w:rPr>
          <w:spacing w:val="14"/>
          <w:w w:val="90"/>
          <w:sz w:val="24"/>
          <w:szCs w:val="24"/>
        </w:rPr>
        <w:t xml:space="preserve"> </w:t>
      </w:r>
      <w:r w:rsidRPr="00EF53A9">
        <w:rPr>
          <w:w w:val="90"/>
          <w:sz w:val="24"/>
          <w:szCs w:val="24"/>
        </w:rPr>
        <w:t>general</w:t>
      </w:r>
      <w:r w:rsidRPr="00EF53A9">
        <w:rPr>
          <w:spacing w:val="27"/>
          <w:w w:val="90"/>
          <w:sz w:val="24"/>
          <w:szCs w:val="24"/>
        </w:rPr>
        <w:t xml:space="preserve"> </w:t>
      </w:r>
      <w:r w:rsidRPr="00EF53A9">
        <w:rPr>
          <w:w w:val="90"/>
          <w:sz w:val="24"/>
          <w:szCs w:val="24"/>
        </w:rPr>
        <w:t>need</w:t>
      </w:r>
      <w:r w:rsidRPr="00EF53A9">
        <w:rPr>
          <w:spacing w:val="18"/>
          <w:w w:val="90"/>
          <w:sz w:val="24"/>
          <w:szCs w:val="24"/>
        </w:rPr>
        <w:t xml:space="preserve"> </w:t>
      </w:r>
      <w:r w:rsidRPr="00EF53A9">
        <w:rPr>
          <w:w w:val="90"/>
          <w:sz w:val="24"/>
          <w:szCs w:val="24"/>
        </w:rPr>
        <w:t>for</w:t>
      </w:r>
      <w:r w:rsidRPr="00EF53A9">
        <w:rPr>
          <w:spacing w:val="12"/>
          <w:w w:val="90"/>
          <w:sz w:val="24"/>
          <w:szCs w:val="24"/>
        </w:rPr>
        <w:t xml:space="preserve"> </w:t>
      </w:r>
      <w:r w:rsidRPr="00EF53A9">
        <w:rPr>
          <w:w w:val="90"/>
          <w:sz w:val="24"/>
          <w:szCs w:val="24"/>
        </w:rPr>
        <w:t>the</w:t>
      </w:r>
      <w:r w:rsidRPr="00EF53A9">
        <w:rPr>
          <w:spacing w:val="12"/>
          <w:w w:val="90"/>
          <w:sz w:val="24"/>
          <w:szCs w:val="24"/>
        </w:rPr>
        <w:t xml:space="preserve"> </w:t>
      </w:r>
      <w:r w:rsidRPr="00EF53A9">
        <w:rPr>
          <w:w w:val="90"/>
          <w:sz w:val="24"/>
          <w:szCs w:val="24"/>
        </w:rPr>
        <w:t>Trickster</w:t>
      </w:r>
      <w:r w:rsidRPr="00EF53A9">
        <w:rPr>
          <w:spacing w:val="17"/>
          <w:w w:val="90"/>
          <w:sz w:val="24"/>
          <w:szCs w:val="24"/>
        </w:rPr>
        <w:t xml:space="preserve"> </w:t>
      </w:r>
      <w:r w:rsidRPr="00EF53A9">
        <w:rPr>
          <w:w w:val="90"/>
          <w:sz w:val="24"/>
          <w:szCs w:val="24"/>
        </w:rPr>
        <w:t>but</w:t>
      </w:r>
      <w:r w:rsidRPr="00EF53A9">
        <w:rPr>
          <w:spacing w:val="21"/>
          <w:w w:val="90"/>
          <w:sz w:val="24"/>
          <w:szCs w:val="24"/>
        </w:rPr>
        <w:t xml:space="preserve"> </w:t>
      </w:r>
      <w:r w:rsidRPr="00EF53A9">
        <w:rPr>
          <w:w w:val="90"/>
          <w:sz w:val="24"/>
          <w:szCs w:val="24"/>
        </w:rPr>
        <w:t>a</w:t>
      </w:r>
      <w:r w:rsidRPr="00EF53A9">
        <w:rPr>
          <w:spacing w:val="10"/>
          <w:w w:val="90"/>
          <w:sz w:val="24"/>
          <w:szCs w:val="24"/>
        </w:rPr>
        <w:t xml:space="preserve"> </w:t>
      </w:r>
      <w:r w:rsidRPr="00EF53A9">
        <w:rPr>
          <w:w w:val="90"/>
          <w:sz w:val="24"/>
          <w:szCs w:val="24"/>
        </w:rPr>
        <w:t>need</w:t>
      </w:r>
      <w:r w:rsidRPr="00EF53A9">
        <w:rPr>
          <w:spacing w:val="23"/>
          <w:w w:val="90"/>
          <w:sz w:val="24"/>
          <w:szCs w:val="24"/>
        </w:rPr>
        <w:t xml:space="preserve"> </w:t>
      </w:r>
      <w:r w:rsidRPr="00EF53A9">
        <w:rPr>
          <w:w w:val="90"/>
          <w:sz w:val="24"/>
          <w:szCs w:val="24"/>
        </w:rPr>
        <w:t>clothed</w:t>
      </w:r>
      <w:r w:rsidRPr="00EF53A9">
        <w:rPr>
          <w:spacing w:val="23"/>
          <w:w w:val="90"/>
          <w:sz w:val="24"/>
          <w:szCs w:val="24"/>
        </w:rPr>
        <w:t xml:space="preserve"> </w:t>
      </w:r>
      <w:r w:rsidRPr="00EF53A9">
        <w:rPr>
          <w:w w:val="90"/>
          <w:sz w:val="24"/>
          <w:szCs w:val="24"/>
        </w:rPr>
        <w:t>in</w:t>
      </w:r>
      <w:r w:rsidRPr="00EF53A9">
        <w:rPr>
          <w:spacing w:val="20"/>
          <w:w w:val="90"/>
          <w:sz w:val="24"/>
          <w:szCs w:val="24"/>
        </w:rPr>
        <w:t xml:space="preserve"> </w:t>
      </w:r>
      <w:r w:rsidRPr="00EF53A9">
        <w:rPr>
          <w:w w:val="90"/>
          <w:sz w:val="24"/>
          <w:szCs w:val="24"/>
        </w:rPr>
        <w:t>specific</w:t>
      </w:r>
      <w:r w:rsidRPr="00EF53A9">
        <w:rPr>
          <w:w w:val="91"/>
          <w:sz w:val="24"/>
          <w:szCs w:val="24"/>
        </w:rPr>
        <w:t xml:space="preserve"> </w:t>
      </w:r>
      <w:r w:rsidRPr="00EF53A9">
        <w:rPr>
          <w:w w:val="90"/>
          <w:sz w:val="24"/>
          <w:szCs w:val="24"/>
        </w:rPr>
        <w:t>fe</w:t>
      </w:r>
      <w:r w:rsidRPr="00EF53A9">
        <w:rPr>
          <w:spacing w:val="11"/>
          <w:w w:val="90"/>
          <w:sz w:val="24"/>
          <w:szCs w:val="24"/>
        </w:rPr>
        <w:t>a</w:t>
      </w:r>
      <w:r w:rsidRPr="00EF53A9">
        <w:rPr>
          <w:w w:val="90"/>
          <w:sz w:val="24"/>
          <w:szCs w:val="24"/>
        </w:rPr>
        <w:t>tures</w:t>
      </w:r>
      <w:r w:rsidRPr="00EF53A9">
        <w:rPr>
          <w:spacing w:val="33"/>
          <w:w w:val="90"/>
          <w:sz w:val="24"/>
          <w:szCs w:val="24"/>
        </w:rPr>
        <w:t xml:space="preserve"> </w:t>
      </w:r>
      <w:r w:rsidRPr="00EF53A9">
        <w:rPr>
          <w:w w:val="90"/>
          <w:sz w:val="24"/>
          <w:szCs w:val="24"/>
        </w:rPr>
        <w:t>of</w:t>
      </w:r>
      <w:r w:rsidRPr="00EF53A9">
        <w:rPr>
          <w:spacing w:val="39"/>
          <w:w w:val="90"/>
          <w:sz w:val="24"/>
          <w:szCs w:val="24"/>
        </w:rPr>
        <w:t xml:space="preserve"> </w:t>
      </w:r>
      <w:r w:rsidRPr="00EF53A9">
        <w:rPr>
          <w:w w:val="90"/>
          <w:sz w:val="24"/>
          <w:szCs w:val="24"/>
        </w:rPr>
        <w:t>a</w:t>
      </w:r>
      <w:r w:rsidRPr="00EF53A9">
        <w:rPr>
          <w:spacing w:val="30"/>
          <w:w w:val="90"/>
          <w:sz w:val="24"/>
          <w:szCs w:val="24"/>
        </w:rPr>
        <w:t xml:space="preserve"> </w:t>
      </w:r>
      <w:r w:rsidRPr="00EF53A9">
        <w:rPr>
          <w:w w:val="90"/>
          <w:sz w:val="24"/>
          <w:szCs w:val="24"/>
        </w:rPr>
        <w:t>culture.</w:t>
      </w:r>
      <w:r w:rsidRPr="00EF53A9">
        <w:rPr>
          <w:spacing w:val="34"/>
          <w:w w:val="90"/>
          <w:sz w:val="24"/>
          <w:szCs w:val="24"/>
        </w:rPr>
        <w:t xml:space="preserve"> </w:t>
      </w:r>
      <w:r w:rsidRPr="00EF53A9">
        <w:rPr>
          <w:w w:val="90"/>
          <w:sz w:val="24"/>
          <w:szCs w:val="24"/>
        </w:rPr>
        <w:t>The</w:t>
      </w:r>
      <w:r w:rsidRPr="00EF53A9">
        <w:rPr>
          <w:spacing w:val="25"/>
          <w:w w:val="90"/>
          <w:sz w:val="24"/>
          <w:szCs w:val="24"/>
        </w:rPr>
        <w:t xml:space="preserve"> </w:t>
      </w:r>
      <w:r w:rsidRPr="00EF53A9">
        <w:rPr>
          <w:w w:val="90"/>
          <w:sz w:val="24"/>
          <w:szCs w:val="24"/>
        </w:rPr>
        <w:t>Trickster</w:t>
      </w:r>
      <w:r w:rsidRPr="00EF53A9">
        <w:rPr>
          <w:spacing w:val="38"/>
          <w:w w:val="90"/>
          <w:sz w:val="24"/>
          <w:szCs w:val="24"/>
        </w:rPr>
        <w:t xml:space="preserve"> </w:t>
      </w:r>
      <w:r w:rsidRPr="00EF53A9">
        <w:rPr>
          <w:w w:val="90"/>
          <w:sz w:val="24"/>
          <w:szCs w:val="24"/>
        </w:rPr>
        <w:t>can</w:t>
      </w:r>
      <w:r w:rsidRPr="00EF53A9">
        <w:rPr>
          <w:spacing w:val="33"/>
          <w:w w:val="90"/>
          <w:sz w:val="24"/>
          <w:szCs w:val="24"/>
        </w:rPr>
        <w:t xml:space="preserve"> </w:t>
      </w:r>
      <w:r w:rsidRPr="00EF53A9">
        <w:rPr>
          <w:w w:val="90"/>
          <w:sz w:val="24"/>
          <w:szCs w:val="24"/>
        </w:rPr>
        <w:t>be</w:t>
      </w:r>
      <w:r w:rsidRPr="00EF53A9">
        <w:rPr>
          <w:spacing w:val="36"/>
          <w:w w:val="90"/>
          <w:sz w:val="24"/>
          <w:szCs w:val="24"/>
        </w:rPr>
        <w:t xml:space="preserve"> </w:t>
      </w:r>
      <w:r w:rsidR="00D90949">
        <w:rPr>
          <w:spacing w:val="36"/>
          <w:w w:val="90"/>
          <w:sz w:val="24"/>
          <w:szCs w:val="24"/>
        </w:rPr>
        <w:t xml:space="preserve">both </w:t>
      </w:r>
      <w:r w:rsidRPr="00EF53A9">
        <w:rPr>
          <w:w w:val="90"/>
          <w:sz w:val="24"/>
          <w:szCs w:val="24"/>
        </w:rPr>
        <w:t>creator</w:t>
      </w:r>
      <w:r w:rsidRPr="00EF53A9">
        <w:rPr>
          <w:spacing w:val="36"/>
          <w:w w:val="90"/>
          <w:sz w:val="24"/>
          <w:szCs w:val="24"/>
        </w:rPr>
        <w:t xml:space="preserve"> </w:t>
      </w:r>
      <w:r w:rsidRPr="00EF53A9">
        <w:rPr>
          <w:w w:val="90"/>
          <w:sz w:val="24"/>
          <w:szCs w:val="24"/>
        </w:rPr>
        <w:t>and</w:t>
      </w:r>
      <w:r w:rsidRPr="00EF53A9">
        <w:rPr>
          <w:spacing w:val="41"/>
          <w:w w:val="90"/>
          <w:sz w:val="24"/>
          <w:szCs w:val="24"/>
        </w:rPr>
        <w:t xml:space="preserve"> </w:t>
      </w:r>
      <w:r w:rsidRPr="00EF53A9">
        <w:rPr>
          <w:w w:val="90"/>
          <w:sz w:val="24"/>
          <w:szCs w:val="24"/>
        </w:rPr>
        <w:t>destroye</w:t>
      </w:r>
      <w:r w:rsidRPr="00EF53A9">
        <w:rPr>
          <w:spacing w:val="14"/>
          <w:w w:val="90"/>
          <w:sz w:val="24"/>
          <w:szCs w:val="24"/>
        </w:rPr>
        <w:t>r</w:t>
      </w:r>
      <w:r w:rsidRPr="00EF53A9">
        <w:rPr>
          <w:w w:val="90"/>
          <w:sz w:val="24"/>
          <w:szCs w:val="24"/>
        </w:rPr>
        <w:t>,</w:t>
      </w:r>
      <w:r w:rsidRPr="00EF53A9">
        <w:rPr>
          <w:spacing w:val="23"/>
          <w:w w:val="90"/>
          <w:sz w:val="24"/>
          <w:szCs w:val="24"/>
        </w:rPr>
        <w:t xml:space="preserve"> </w:t>
      </w:r>
      <w:r w:rsidRPr="00EF53A9">
        <w:rPr>
          <w:w w:val="90"/>
          <w:sz w:val="24"/>
          <w:szCs w:val="24"/>
        </w:rPr>
        <w:t>one</w:t>
      </w:r>
      <w:r w:rsidRPr="00EF53A9">
        <w:rPr>
          <w:spacing w:val="29"/>
          <w:w w:val="90"/>
          <w:sz w:val="24"/>
          <w:szCs w:val="24"/>
        </w:rPr>
        <w:t xml:space="preserve"> </w:t>
      </w:r>
      <w:r w:rsidRPr="00EF53A9">
        <w:rPr>
          <w:w w:val="90"/>
          <w:sz w:val="24"/>
          <w:szCs w:val="24"/>
        </w:rPr>
        <w:t>who g</w:t>
      </w:r>
      <w:r w:rsidRPr="00EF53A9">
        <w:rPr>
          <w:spacing w:val="18"/>
          <w:w w:val="90"/>
          <w:sz w:val="24"/>
          <w:szCs w:val="24"/>
        </w:rPr>
        <w:t>i</w:t>
      </w:r>
      <w:r w:rsidRPr="00EF53A9">
        <w:rPr>
          <w:w w:val="90"/>
          <w:sz w:val="24"/>
          <w:szCs w:val="24"/>
        </w:rPr>
        <w:t>ves</w:t>
      </w:r>
      <w:r w:rsidRPr="00EF53A9">
        <w:rPr>
          <w:spacing w:val="10"/>
          <w:w w:val="90"/>
          <w:sz w:val="24"/>
          <w:szCs w:val="24"/>
        </w:rPr>
        <w:t xml:space="preserve"> </w:t>
      </w:r>
      <w:r w:rsidRPr="00EF53A9">
        <w:rPr>
          <w:w w:val="90"/>
          <w:sz w:val="24"/>
          <w:szCs w:val="24"/>
        </w:rPr>
        <w:t>and</w:t>
      </w:r>
      <w:r w:rsidRPr="00EF53A9">
        <w:rPr>
          <w:spacing w:val="-1"/>
          <w:w w:val="90"/>
          <w:sz w:val="24"/>
          <w:szCs w:val="24"/>
        </w:rPr>
        <w:t xml:space="preserve"> </w:t>
      </w:r>
      <w:r w:rsidRPr="00EF53A9">
        <w:rPr>
          <w:w w:val="90"/>
          <w:sz w:val="24"/>
          <w:szCs w:val="24"/>
        </w:rPr>
        <w:t>one</w:t>
      </w:r>
      <w:r w:rsidRPr="00EF53A9">
        <w:rPr>
          <w:spacing w:val="2"/>
          <w:w w:val="90"/>
          <w:sz w:val="24"/>
          <w:szCs w:val="24"/>
        </w:rPr>
        <w:t xml:space="preserve"> </w:t>
      </w:r>
      <w:r w:rsidRPr="00EF53A9">
        <w:rPr>
          <w:w w:val="90"/>
          <w:sz w:val="24"/>
          <w:szCs w:val="24"/>
        </w:rPr>
        <w:t>who</w:t>
      </w:r>
      <w:r w:rsidRPr="00EF53A9">
        <w:rPr>
          <w:spacing w:val="4"/>
          <w:w w:val="90"/>
          <w:sz w:val="24"/>
          <w:szCs w:val="24"/>
        </w:rPr>
        <w:t xml:space="preserve"> </w:t>
      </w:r>
      <w:r w:rsidRPr="00EF53A9">
        <w:rPr>
          <w:w w:val="90"/>
          <w:sz w:val="24"/>
          <w:szCs w:val="24"/>
        </w:rPr>
        <w:t>takes,</w:t>
      </w:r>
      <w:r w:rsidRPr="00EF53A9">
        <w:rPr>
          <w:spacing w:val="6"/>
          <w:w w:val="90"/>
          <w:sz w:val="24"/>
          <w:szCs w:val="24"/>
        </w:rPr>
        <w:t xml:space="preserve"> </w:t>
      </w:r>
      <w:r w:rsidRPr="00EF53A9">
        <w:rPr>
          <w:w w:val="90"/>
          <w:sz w:val="24"/>
          <w:szCs w:val="24"/>
        </w:rPr>
        <w:t>one</w:t>
      </w:r>
      <w:r w:rsidRPr="00EF53A9">
        <w:rPr>
          <w:spacing w:val="2"/>
          <w:w w:val="90"/>
          <w:sz w:val="24"/>
          <w:szCs w:val="24"/>
        </w:rPr>
        <w:t xml:space="preserve"> </w:t>
      </w:r>
      <w:r w:rsidRPr="00EF53A9">
        <w:rPr>
          <w:w w:val="90"/>
          <w:sz w:val="24"/>
          <w:szCs w:val="24"/>
        </w:rPr>
        <w:t>who</w:t>
      </w:r>
      <w:r w:rsidRPr="00EF53A9">
        <w:rPr>
          <w:spacing w:val="3"/>
          <w:w w:val="90"/>
          <w:sz w:val="24"/>
          <w:szCs w:val="24"/>
        </w:rPr>
        <w:t xml:space="preserve"> </w:t>
      </w:r>
      <w:r w:rsidRPr="00EF53A9">
        <w:rPr>
          <w:w w:val="90"/>
          <w:sz w:val="24"/>
          <w:szCs w:val="24"/>
        </w:rPr>
        <w:t>tricks</w:t>
      </w:r>
      <w:r w:rsidRPr="00EF53A9">
        <w:rPr>
          <w:spacing w:val="8"/>
          <w:w w:val="90"/>
          <w:sz w:val="24"/>
          <w:szCs w:val="24"/>
        </w:rPr>
        <w:t xml:space="preserve"> </w:t>
      </w:r>
      <w:r w:rsidRPr="00EF53A9">
        <w:rPr>
          <w:w w:val="90"/>
          <w:sz w:val="24"/>
          <w:szCs w:val="24"/>
        </w:rPr>
        <w:t>and</w:t>
      </w:r>
      <w:r w:rsidRPr="00EF53A9">
        <w:rPr>
          <w:spacing w:val="3"/>
          <w:w w:val="90"/>
          <w:sz w:val="24"/>
          <w:szCs w:val="24"/>
        </w:rPr>
        <w:t xml:space="preserve"> </w:t>
      </w:r>
      <w:r w:rsidRPr="00EF53A9">
        <w:rPr>
          <w:w w:val="90"/>
          <w:sz w:val="24"/>
          <w:szCs w:val="24"/>
        </w:rPr>
        <w:t>is</w:t>
      </w:r>
      <w:r w:rsidRPr="00EF53A9">
        <w:rPr>
          <w:spacing w:val="-1"/>
          <w:w w:val="90"/>
          <w:sz w:val="24"/>
          <w:szCs w:val="24"/>
        </w:rPr>
        <w:t xml:space="preserve"> </w:t>
      </w:r>
      <w:r w:rsidRPr="00EF53A9">
        <w:rPr>
          <w:w w:val="90"/>
          <w:sz w:val="24"/>
          <w:szCs w:val="24"/>
        </w:rPr>
        <w:t>tricked</w:t>
      </w:r>
      <w:r w:rsidRPr="00EF53A9">
        <w:rPr>
          <w:spacing w:val="-18"/>
          <w:w w:val="90"/>
          <w:sz w:val="24"/>
          <w:szCs w:val="24"/>
        </w:rPr>
        <w:t xml:space="preserve">. </w:t>
      </w:r>
      <w:r w:rsidRPr="00EF53A9">
        <w:rPr>
          <w:w w:val="90"/>
          <w:sz w:val="24"/>
          <w:szCs w:val="24"/>
        </w:rPr>
        <w:t>The</w:t>
      </w:r>
      <w:r w:rsidRPr="00EF53A9">
        <w:rPr>
          <w:spacing w:val="-5"/>
          <w:w w:val="90"/>
          <w:sz w:val="24"/>
          <w:szCs w:val="24"/>
        </w:rPr>
        <w:t xml:space="preserve"> </w:t>
      </w:r>
      <w:r w:rsidRPr="00EF53A9">
        <w:rPr>
          <w:w w:val="90"/>
          <w:sz w:val="24"/>
          <w:szCs w:val="24"/>
        </w:rPr>
        <w:t>Trickster</w:t>
      </w:r>
      <w:r w:rsidRPr="00EF53A9">
        <w:rPr>
          <w:spacing w:val="8"/>
          <w:w w:val="90"/>
          <w:sz w:val="24"/>
          <w:szCs w:val="24"/>
        </w:rPr>
        <w:t xml:space="preserve"> </w:t>
      </w:r>
      <w:r w:rsidRPr="00EF53A9">
        <w:rPr>
          <w:w w:val="90"/>
          <w:sz w:val="24"/>
          <w:szCs w:val="24"/>
        </w:rPr>
        <w:t>inspires</w:t>
      </w:r>
      <w:r w:rsidRPr="00EF53A9">
        <w:rPr>
          <w:w w:val="91"/>
          <w:sz w:val="24"/>
          <w:szCs w:val="24"/>
        </w:rPr>
        <w:t xml:space="preserve"> </w:t>
      </w:r>
      <w:r w:rsidRPr="00EF53A9">
        <w:rPr>
          <w:w w:val="90"/>
          <w:sz w:val="24"/>
          <w:szCs w:val="24"/>
        </w:rPr>
        <w:t>a</w:t>
      </w:r>
      <w:r w:rsidRPr="00EF53A9">
        <w:rPr>
          <w:spacing w:val="5"/>
          <w:w w:val="90"/>
          <w:sz w:val="24"/>
          <w:szCs w:val="24"/>
        </w:rPr>
        <w:t>w</w:t>
      </w:r>
      <w:r w:rsidRPr="00EF53A9">
        <w:rPr>
          <w:w w:val="90"/>
          <w:sz w:val="24"/>
          <w:szCs w:val="24"/>
        </w:rPr>
        <w:t>e</w:t>
      </w:r>
      <w:r w:rsidRPr="00EF53A9">
        <w:rPr>
          <w:spacing w:val="-1"/>
          <w:w w:val="90"/>
          <w:sz w:val="24"/>
          <w:szCs w:val="24"/>
        </w:rPr>
        <w:t xml:space="preserve"> </w:t>
      </w:r>
      <w:r w:rsidRPr="00EF53A9">
        <w:rPr>
          <w:w w:val="90"/>
          <w:sz w:val="24"/>
          <w:szCs w:val="24"/>
        </w:rPr>
        <w:t>and</w:t>
      </w:r>
      <w:r w:rsidRPr="00EF53A9">
        <w:rPr>
          <w:spacing w:val="8"/>
          <w:w w:val="90"/>
          <w:sz w:val="24"/>
          <w:szCs w:val="24"/>
        </w:rPr>
        <w:t xml:space="preserve"> </w:t>
      </w:r>
      <w:r w:rsidRPr="00EF53A9">
        <w:rPr>
          <w:w w:val="90"/>
          <w:sz w:val="24"/>
          <w:szCs w:val="24"/>
        </w:rPr>
        <w:t>affection</w:t>
      </w:r>
      <w:r w:rsidRPr="00EF53A9">
        <w:rPr>
          <w:spacing w:val="22"/>
          <w:w w:val="90"/>
          <w:sz w:val="24"/>
          <w:szCs w:val="24"/>
        </w:rPr>
        <w:t xml:space="preserve"> </w:t>
      </w:r>
      <w:r w:rsidRPr="00EF53A9">
        <w:rPr>
          <w:w w:val="90"/>
          <w:sz w:val="24"/>
          <w:szCs w:val="24"/>
        </w:rPr>
        <w:t>at the</w:t>
      </w:r>
      <w:r w:rsidRPr="00EF53A9">
        <w:rPr>
          <w:spacing w:val="8"/>
          <w:w w:val="90"/>
          <w:sz w:val="24"/>
          <w:szCs w:val="24"/>
        </w:rPr>
        <w:t xml:space="preserve"> </w:t>
      </w:r>
      <w:r w:rsidRPr="00EF53A9">
        <w:rPr>
          <w:w w:val="90"/>
          <w:sz w:val="24"/>
          <w:szCs w:val="24"/>
        </w:rPr>
        <w:t>same</w:t>
      </w:r>
      <w:r w:rsidRPr="00EF53A9">
        <w:rPr>
          <w:spacing w:val="-6"/>
          <w:w w:val="90"/>
          <w:sz w:val="24"/>
          <w:szCs w:val="24"/>
        </w:rPr>
        <w:t xml:space="preserve"> </w:t>
      </w:r>
      <w:r w:rsidRPr="00EF53A9">
        <w:rPr>
          <w:w w:val="90"/>
          <w:sz w:val="24"/>
          <w:szCs w:val="24"/>
        </w:rPr>
        <w:t>time.</w:t>
      </w:r>
      <w:r w:rsidRPr="00EF53A9">
        <w:rPr>
          <w:spacing w:val="12"/>
          <w:w w:val="90"/>
          <w:sz w:val="24"/>
          <w:szCs w:val="24"/>
        </w:rPr>
        <w:t xml:space="preserve"> </w:t>
      </w:r>
      <w:r w:rsidRPr="00EF53A9">
        <w:rPr>
          <w:w w:val="90"/>
          <w:sz w:val="24"/>
          <w:szCs w:val="24"/>
        </w:rPr>
        <w:t>Seemingly</w:t>
      </w:r>
      <w:r w:rsidRPr="00EF53A9">
        <w:rPr>
          <w:spacing w:val="-20"/>
          <w:w w:val="90"/>
          <w:sz w:val="24"/>
          <w:szCs w:val="24"/>
        </w:rPr>
        <w:t>,</w:t>
      </w:r>
      <w:r w:rsidRPr="00EF53A9">
        <w:rPr>
          <w:spacing w:val="-6"/>
          <w:w w:val="90"/>
          <w:sz w:val="24"/>
          <w:szCs w:val="24"/>
        </w:rPr>
        <w:t xml:space="preserve"> </w:t>
      </w:r>
      <w:r w:rsidRPr="00EF53A9">
        <w:rPr>
          <w:w w:val="90"/>
          <w:sz w:val="24"/>
          <w:szCs w:val="24"/>
        </w:rPr>
        <w:t>the</w:t>
      </w:r>
      <w:r w:rsidRPr="00EF53A9">
        <w:rPr>
          <w:spacing w:val="-1"/>
          <w:w w:val="90"/>
          <w:sz w:val="24"/>
          <w:szCs w:val="24"/>
        </w:rPr>
        <w:t xml:space="preserve"> </w:t>
      </w:r>
      <w:r w:rsidRPr="00EF53A9">
        <w:rPr>
          <w:w w:val="90"/>
          <w:sz w:val="24"/>
          <w:szCs w:val="24"/>
        </w:rPr>
        <w:t>Trickster</w:t>
      </w:r>
      <w:r w:rsidRPr="00EF53A9">
        <w:rPr>
          <w:spacing w:val="13"/>
          <w:w w:val="90"/>
          <w:sz w:val="24"/>
          <w:szCs w:val="24"/>
        </w:rPr>
        <w:t xml:space="preserve"> </w:t>
      </w:r>
      <w:r w:rsidRPr="00EF53A9">
        <w:rPr>
          <w:w w:val="90"/>
          <w:sz w:val="24"/>
          <w:szCs w:val="24"/>
        </w:rPr>
        <w:t>is</w:t>
      </w:r>
      <w:r w:rsidRPr="00EF53A9">
        <w:rPr>
          <w:spacing w:val="2"/>
          <w:w w:val="90"/>
          <w:sz w:val="24"/>
          <w:szCs w:val="24"/>
        </w:rPr>
        <w:t xml:space="preserve"> </w:t>
      </w:r>
      <w:r w:rsidRPr="00EF53A9">
        <w:rPr>
          <w:w w:val="90"/>
          <w:sz w:val="24"/>
          <w:szCs w:val="24"/>
        </w:rPr>
        <w:t>one who</w:t>
      </w:r>
      <w:r w:rsidRPr="00EF53A9">
        <w:rPr>
          <w:spacing w:val="7"/>
          <w:w w:val="90"/>
          <w:sz w:val="24"/>
          <w:szCs w:val="24"/>
        </w:rPr>
        <w:t xml:space="preserve"> </w:t>
      </w:r>
      <w:r w:rsidRPr="00EF53A9">
        <w:rPr>
          <w:w w:val="90"/>
          <w:sz w:val="24"/>
          <w:szCs w:val="24"/>
        </w:rPr>
        <w:t>gives into primal</w:t>
      </w:r>
      <w:r w:rsidRPr="00EF53A9">
        <w:rPr>
          <w:spacing w:val="19"/>
          <w:w w:val="90"/>
          <w:sz w:val="24"/>
          <w:szCs w:val="24"/>
        </w:rPr>
        <w:t xml:space="preserve"> </w:t>
      </w:r>
      <w:r w:rsidRPr="00EF53A9">
        <w:rPr>
          <w:w w:val="90"/>
          <w:sz w:val="24"/>
          <w:szCs w:val="24"/>
        </w:rPr>
        <w:t>impulses</w:t>
      </w:r>
      <w:r w:rsidRPr="00EF53A9">
        <w:rPr>
          <w:spacing w:val="30"/>
          <w:w w:val="90"/>
          <w:sz w:val="24"/>
          <w:szCs w:val="24"/>
        </w:rPr>
        <w:t xml:space="preserve"> </w:t>
      </w:r>
      <w:r w:rsidRPr="00EF53A9">
        <w:rPr>
          <w:w w:val="90"/>
          <w:sz w:val="24"/>
          <w:szCs w:val="24"/>
        </w:rPr>
        <w:lastRenderedPageBreak/>
        <w:t>without</w:t>
      </w:r>
      <w:r w:rsidRPr="00EF53A9">
        <w:rPr>
          <w:spacing w:val="29"/>
          <w:w w:val="90"/>
          <w:sz w:val="24"/>
          <w:szCs w:val="24"/>
        </w:rPr>
        <w:t xml:space="preserve"> </w:t>
      </w:r>
      <w:r w:rsidRPr="00EF53A9">
        <w:rPr>
          <w:w w:val="90"/>
          <w:sz w:val="24"/>
          <w:szCs w:val="24"/>
        </w:rPr>
        <w:t>thinking.</w:t>
      </w:r>
      <w:r w:rsidRPr="00EF53A9">
        <w:rPr>
          <w:spacing w:val="27"/>
          <w:w w:val="90"/>
          <w:sz w:val="24"/>
          <w:szCs w:val="24"/>
        </w:rPr>
        <w:t xml:space="preserve"> </w:t>
      </w:r>
      <w:r w:rsidRPr="00EF53A9">
        <w:rPr>
          <w:w w:val="90"/>
          <w:sz w:val="24"/>
          <w:szCs w:val="24"/>
        </w:rPr>
        <w:t>But</w:t>
      </w:r>
      <w:r w:rsidRPr="00EF53A9">
        <w:rPr>
          <w:spacing w:val="20"/>
          <w:w w:val="90"/>
          <w:sz w:val="24"/>
          <w:szCs w:val="24"/>
        </w:rPr>
        <w:t xml:space="preserve"> </w:t>
      </w:r>
      <w:r w:rsidRPr="00EF53A9">
        <w:rPr>
          <w:w w:val="90"/>
          <w:sz w:val="24"/>
          <w:szCs w:val="24"/>
        </w:rPr>
        <w:t>I</w:t>
      </w:r>
      <w:r w:rsidRPr="00EF53A9">
        <w:rPr>
          <w:spacing w:val="14"/>
          <w:w w:val="90"/>
          <w:sz w:val="24"/>
          <w:szCs w:val="24"/>
        </w:rPr>
        <w:t xml:space="preserve"> </w:t>
      </w:r>
      <w:r w:rsidRPr="00EF53A9">
        <w:rPr>
          <w:w w:val="90"/>
          <w:sz w:val="24"/>
          <w:szCs w:val="24"/>
        </w:rPr>
        <w:t>would</w:t>
      </w:r>
      <w:r w:rsidRPr="00EF53A9">
        <w:rPr>
          <w:spacing w:val="36"/>
          <w:w w:val="90"/>
          <w:sz w:val="24"/>
          <w:szCs w:val="24"/>
        </w:rPr>
        <w:t xml:space="preserve"> </w:t>
      </w:r>
      <w:r w:rsidRPr="00EF53A9">
        <w:rPr>
          <w:w w:val="90"/>
          <w:sz w:val="24"/>
          <w:szCs w:val="24"/>
        </w:rPr>
        <w:t>argue</w:t>
      </w:r>
      <w:r w:rsidRPr="00EF53A9">
        <w:rPr>
          <w:spacing w:val="13"/>
          <w:w w:val="90"/>
          <w:sz w:val="24"/>
          <w:szCs w:val="24"/>
        </w:rPr>
        <w:t xml:space="preserve"> </w:t>
      </w:r>
      <w:r w:rsidRPr="00EF53A9">
        <w:rPr>
          <w:w w:val="90"/>
          <w:sz w:val="24"/>
          <w:szCs w:val="24"/>
        </w:rPr>
        <w:t>that</w:t>
      </w:r>
      <w:r w:rsidRPr="00EF53A9">
        <w:rPr>
          <w:spacing w:val="17"/>
          <w:w w:val="90"/>
          <w:sz w:val="24"/>
          <w:szCs w:val="24"/>
        </w:rPr>
        <w:t xml:space="preserve"> </w:t>
      </w:r>
      <w:r w:rsidRPr="00EF53A9">
        <w:rPr>
          <w:w w:val="90"/>
          <w:sz w:val="24"/>
          <w:szCs w:val="24"/>
        </w:rPr>
        <w:t>he</w:t>
      </w:r>
      <w:r w:rsidRPr="00EF53A9">
        <w:rPr>
          <w:spacing w:val="23"/>
          <w:w w:val="90"/>
          <w:sz w:val="24"/>
          <w:szCs w:val="24"/>
        </w:rPr>
        <w:t xml:space="preserve"> </w:t>
      </w:r>
      <w:r w:rsidRPr="00EF53A9">
        <w:rPr>
          <w:w w:val="90"/>
          <w:sz w:val="24"/>
          <w:szCs w:val="24"/>
        </w:rPr>
        <w:t>is</w:t>
      </w:r>
      <w:r w:rsidRPr="00EF53A9">
        <w:rPr>
          <w:spacing w:val="22"/>
          <w:w w:val="90"/>
          <w:sz w:val="24"/>
          <w:szCs w:val="24"/>
        </w:rPr>
        <w:t xml:space="preserve"> </w:t>
      </w:r>
      <w:r w:rsidRPr="00EF53A9">
        <w:rPr>
          <w:w w:val="90"/>
          <w:sz w:val="24"/>
          <w:szCs w:val="24"/>
        </w:rPr>
        <w:t>sly</w:t>
      </w:r>
      <w:r w:rsidRPr="00EF53A9">
        <w:rPr>
          <w:spacing w:val="21"/>
          <w:w w:val="90"/>
          <w:sz w:val="24"/>
          <w:szCs w:val="24"/>
        </w:rPr>
        <w:t xml:space="preserve"> </w:t>
      </w:r>
      <w:r w:rsidRPr="00EF53A9">
        <w:rPr>
          <w:w w:val="90"/>
          <w:sz w:val="24"/>
          <w:szCs w:val="24"/>
        </w:rPr>
        <w:t>as</w:t>
      </w:r>
      <w:r w:rsidRPr="00EF53A9">
        <w:rPr>
          <w:spacing w:val="17"/>
          <w:w w:val="90"/>
          <w:sz w:val="24"/>
          <w:szCs w:val="24"/>
        </w:rPr>
        <w:t xml:space="preserve"> </w:t>
      </w:r>
      <w:r w:rsidRPr="00EF53A9">
        <w:rPr>
          <w:w w:val="90"/>
          <w:sz w:val="24"/>
          <w:szCs w:val="24"/>
        </w:rPr>
        <w:t>a f</w:t>
      </w:r>
      <w:r w:rsidRPr="00EF53A9">
        <w:rPr>
          <w:iCs/>
          <w:spacing w:val="-2"/>
          <w:w w:val="90"/>
          <w:sz w:val="24"/>
          <w:szCs w:val="24"/>
        </w:rPr>
        <w:t>o</w:t>
      </w:r>
      <w:r w:rsidRPr="00EF53A9">
        <w:rPr>
          <w:iCs/>
          <w:w w:val="90"/>
          <w:sz w:val="24"/>
          <w:szCs w:val="24"/>
        </w:rPr>
        <w:t>x</w:t>
      </w:r>
      <w:r w:rsidRPr="00EF53A9">
        <w:rPr>
          <w:iCs/>
          <w:spacing w:val="-16"/>
          <w:w w:val="90"/>
          <w:sz w:val="24"/>
          <w:szCs w:val="24"/>
        </w:rPr>
        <w:t xml:space="preserve">. </w:t>
      </w:r>
      <w:r w:rsidRPr="00EF53A9">
        <w:rPr>
          <w:w w:val="90"/>
          <w:sz w:val="24"/>
          <w:szCs w:val="24"/>
        </w:rPr>
        <w:t>who</w:t>
      </w:r>
      <w:r w:rsidRPr="00EF53A9">
        <w:rPr>
          <w:spacing w:val="5"/>
          <w:w w:val="90"/>
          <w:sz w:val="24"/>
          <w:szCs w:val="24"/>
        </w:rPr>
        <w:t xml:space="preserve"> </w:t>
      </w:r>
      <w:r w:rsidRPr="00EF53A9">
        <w:rPr>
          <w:w w:val="90"/>
          <w:sz w:val="24"/>
          <w:szCs w:val="24"/>
        </w:rPr>
        <w:t>does, at</w:t>
      </w:r>
      <w:r w:rsidRPr="00EF53A9">
        <w:rPr>
          <w:spacing w:val="2"/>
          <w:w w:val="90"/>
          <w:sz w:val="24"/>
          <w:szCs w:val="24"/>
        </w:rPr>
        <w:t xml:space="preserve"> </w:t>
      </w:r>
      <w:r w:rsidRPr="00EF53A9">
        <w:rPr>
          <w:w w:val="90"/>
          <w:sz w:val="24"/>
          <w:szCs w:val="24"/>
        </w:rPr>
        <w:t>least</w:t>
      </w:r>
      <w:r w:rsidRPr="00EF53A9">
        <w:rPr>
          <w:spacing w:val="11"/>
          <w:w w:val="90"/>
          <w:sz w:val="24"/>
          <w:szCs w:val="24"/>
        </w:rPr>
        <w:t xml:space="preserve"> </w:t>
      </w:r>
      <w:r w:rsidRPr="00EF53A9">
        <w:rPr>
          <w:w w:val="90"/>
          <w:sz w:val="24"/>
          <w:szCs w:val="24"/>
        </w:rPr>
        <w:t>at</w:t>
      </w:r>
      <w:r w:rsidRPr="00EF53A9">
        <w:rPr>
          <w:spacing w:val="3"/>
          <w:w w:val="90"/>
          <w:sz w:val="24"/>
          <w:szCs w:val="24"/>
        </w:rPr>
        <w:t xml:space="preserve"> </w:t>
      </w:r>
      <w:r w:rsidR="00D90949" w:rsidRPr="00EF53A9">
        <w:rPr>
          <w:w w:val="90"/>
          <w:sz w:val="24"/>
          <w:szCs w:val="24"/>
        </w:rPr>
        <w:t>times</w:t>
      </w:r>
      <w:r w:rsidR="00D90949" w:rsidRPr="00EF53A9">
        <w:rPr>
          <w:spacing w:val="-23"/>
          <w:w w:val="90"/>
          <w:sz w:val="24"/>
          <w:szCs w:val="24"/>
        </w:rPr>
        <w:t>,</w:t>
      </w:r>
      <w:r w:rsidRPr="00EF53A9">
        <w:rPr>
          <w:spacing w:val="-12"/>
          <w:w w:val="90"/>
          <w:sz w:val="24"/>
          <w:szCs w:val="24"/>
        </w:rPr>
        <w:t xml:space="preserve"> </w:t>
      </w:r>
      <w:r w:rsidRPr="00EF53A9">
        <w:rPr>
          <w:w w:val="90"/>
          <w:sz w:val="24"/>
          <w:szCs w:val="24"/>
        </w:rPr>
        <w:t>clearly</w:t>
      </w:r>
      <w:r w:rsidRPr="00EF53A9">
        <w:rPr>
          <w:spacing w:val="12"/>
          <w:w w:val="90"/>
          <w:sz w:val="24"/>
          <w:szCs w:val="24"/>
        </w:rPr>
        <w:t xml:space="preserve"> </w:t>
      </w:r>
      <w:r w:rsidRPr="00EF53A9">
        <w:rPr>
          <w:w w:val="90"/>
          <w:sz w:val="24"/>
          <w:szCs w:val="24"/>
        </w:rPr>
        <w:t>see</w:t>
      </w:r>
      <w:r w:rsidRPr="00EF53A9">
        <w:rPr>
          <w:spacing w:val="1"/>
          <w:w w:val="90"/>
          <w:sz w:val="24"/>
          <w:szCs w:val="24"/>
        </w:rPr>
        <w:t xml:space="preserve"> </w:t>
      </w:r>
      <w:r w:rsidRPr="00EF53A9">
        <w:rPr>
          <w:w w:val="90"/>
          <w:sz w:val="24"/>
          <w:szCs w:val="24"/>
        </w:rPr>
        <w:t>the</w:t>
      </w:r>
      <w:r w:rsidRPr="00EF53A9">
        <w:rPr>
          <w:spacing w:val="-1"/>
          <w:w w:val="90"/>
          <w:sz w:val="24"/>
          <w:szCs w:val="24"/>
        </w:rPr>
        <w:t xml:space="preserve"> </w:t>
      </w:r>
      <w:r w:rsidRPr="00EF53A9">
        <w:rPr>
          <w:w w:val="90"/>
          <w:sz w:val="24"/>
          <w:szCs w:val="24"/>
        </w:rPr>
        <w:t>results</w:t>
      </w:r>
      <w:r w:rsidRPr="00EF53A9">
        <w:rPr>
          <w:spacing w:val="11"/>
          <w:w w:val="90"/>
          <w:sz w:val="24"/>
          <w:szCs w:val="24"/>
        </w:rPr>
        <w:t xml:space="preserve"> </w:t>
      </w:r>
      <w:r w:rsidRPr="00EF53A9">
        <w:rPr>
          <w:w w:val="90"/>
          <w:sz w:val="24"/>
          <w:szCs w:val="24"/>
        </w:rPr>
        <w:t>of</w:t>
      </w:r>
      <w:r w:rsidRPr="00EF53A9">
        <w:rPr>
          <w:spacing w:val="7"/>
          <w:w w:val="90"/>
          <w:sz w:val="24"/>
          <w:szCs w:val="24"/>
        </w:rPr>
        <w:t xml:space="preserve"> </w:t>
      </w:r>
      <w:r w:rsidRPr="00EF53A9">
        <w:rPr>
          <w:w w:val="90"/>
          <w:sz w:val="24"/>
          <w:szCs w:val="24"/>
        </w:rPr>
        <w:t>his</w:t>
      </w:r>
      <w:r w:rsidRPr="00EF53A9">
        <w:rPr>
          <w:spacing w:val="-3"/>
          <w:w w:val="90"/>
          <w:sz w:val="24"/>
          <w:szCs w:val="24"/>
        </w:rPr>
        <w:t xml:space="preserve"> </w:t>
      </w:r>
      <w:r w:rsidRPr="00EF53A9">
        <w:rPr>
          <w:w w:val="90"/>
          <w:sz w:val="24"/>
          <w:szCs w:val="24"/>
        </w:rPr>
        <w:t>behavior</w:t>
      </w:r>
      <w:r w:rsidRPr="00EF53A9">
        <w:rPr>
          <w:spacing w:val="10"/>
          <w:w w:val="90"/>
          <w:sz w:val="24"/>
          <w:szCs w:val="24"/>
        </w:rPr>
        <w:t xml:space="preserve"> </w:t>
      </w:r>
      <w:r w:rsidRPr="00EF53A9">
        <w:rPr>
          <w:w w:val="90"/>
          <w:sz w:val="24"/>
          <w:szCs w:val="24"/>
        </w:rPr>
        <w:t>but</w:t>
      </w:r>
      <w:r w:rsidRPr="00EF53A9">
        <w:rPr>
          <w:spacing w:val="7"/>
          <w:w w:val="90"/>
          <w:sz w:val="24"/>
          <w:szCs w:val="24"/>
        </w:rPr>
        <w:t xml:space="preserve"> </w:t>
      </w:r>
      <w:r w:rsidR="00D90949">
        <w:rPr>
          <w:w w:val="90"/>
          <w:sz w:val="24"/>
          <w:szCs w:val="24"/>
        </w:rPr>
        <w:t>who c</w:t>
      </w:r>
      <w:r w:rsidRPr="00EF53A9">
        <w:rPr>
          <w:spacing w:val="5"/>
          <w:w w:val="90"/>
          <w:sz w:val="24"/>
          <w:szCs w:val="24"/>
        </w:rPr>
        <w:t>a</w:t>
      </w:r>
      <w:r w:rsidRPr="00EF53A9">
        <w:rPr>
          <w:w w:val="90"/>
          <w:sz w:val="24"/>
          <w:szCs w:val="24"/>
        </w:rPr>
        <w:t>n</w:t>
      </w:r>
      <w:r w:rsidRPr="00EF53A9">
        <w:rPr>
          <w:spacing w:val="14"/>
          <w:w w:val="90"/>
          <w:sz w:val="24"/>
          <w:szCs w:val="24"/>
        </w:rPr>
        <w:t xml:space="preserve"> </w:t>
      </w:r>
      <w:r w:rsidRPr="00EF53A9">
        <w:rPr>
          <w:w w:val="90"/>
          <w:sz w:val="24"/>
          <w:szCs w:val="24"/>
        </w:rPr>
        <w:t>get</w:t>
      </w:r>
      <w:r w:rsidRPr="00EF53A9">
        <w:rPr>
          <w:spacing w:val="6"/>
          <w:w w:val="90"/>
          <w:sz w:val="24"/>
          <w:szCs w:val="24"/>
        </w:rPr>
        <w:t xml:space="preserve"> </w:t>
      </w:r>
      <w:r w:rsidRPr="00EF53A9">
        <w:rPr>
          <w:w w:val="90"/>
          <w:sz w:val="24"/>
          <w:szCs w:val="24"/>
        </w:rPr>
        <w:t>away</w:t>
      </w:r>
      <w:r w:rsidRPr="00EF53A9">
        <w:rPr>
          <w:spacing w:val="17"/>
          <w:w w:val="90"/>
          <w:sz w:val="24"/>
          <w:szCs w:val="24"/>
        </w:rPr>
        <w:t xml:space="preserve"> </w:t>
      </w:r>
      <w:r w:rsidRPr="00EF53A9">
        <w:rPr>
          <w:w w:val="90"/>
          <w:sz w:val="24"/>
          <w:szCs w:val="24"/>
        </w:rPr>
        <w:t>with</w:t>
      </w:r>
      <w:r w:rsidRPr="00EF53A9">
        <w:rPr>
          <w:spacing w:val="12"/>
          <w:w w:val="90"/>
          <w:sz w:val="24"/>
          <w:szCs w:val="24"/>
        </w:rPr>
        <w:t xml:space="preserve"> </w:t>
      </w:r>
      <w:r w:rsidRPr="00EF53A9">
        <w:rPr>
          <w:w w:val="90"/>
          <w:sz w:val="24"/>
          <w:szCs w:val="24"/>
        </w:rPr>
        <w:t>much</w:t>
      </w:r>
      <w:r w:rsidRPr="00EF53A9">
        <w:rPr>
          <w:spacing w:val="11"/>
          <w:w w:val="90"/>
          <w:sz w:val="24"/>
          <w:szCs w:val="24"/>
        </w:rPr>
        <w:t xml:space="preserve"> </w:t>
      </w:r>
      <w:r w:rsidRPr="00EF53A9">
        <w:rPr>
          <w:w w:val="90"/>
          <w:sz w:val="24"/>
          <w:szCs w:val="24"/>
        </w:rPr>
        <w:t>because</w:t>
      </w:r>
      <w:r w:rsidRPr="00EF53A9">
        <w:rPr>
          <w:spacing w:val="9"/>
          <w:w w:val="90"/>
          <w:sz w:val="24"/>
          <w:szCs w:val="24"/>
        </w:rPr>
        <w:t xml:space="preserve"> </w:t>
      </w:r>
      <w:r w:rsidRPr="00EF53A9">
        <w:rPr>
          <w:w w:val="90"/>
          <w:sz w:val="24"/>
          <w:szCs w:val="24"/>
        </w:rPr>
        <w:t>of</w:t>
      </w:r>
      <w:r w:rsidRPr="00EF53A9">
        <w:rPr>
          <w:spacing w:val="13"/>
          <w:w w:val="90"/>
          <w:sz w:val="24"/>
          <w:szCs w:val="24"/>
        </w:rPr>
        <w:t xml:space="preserve"> </w:t>
      </w:r>
      <w:r w:rsidRPr="00EF53A9">
        <w:rPr>
          <w:w w:val="90"/>
          <w:sz w:val="24"/>
          <w:szCs w:val="24"/>
        </w:rPr>
        <w:t>his</w:t>
      </w:r>
      <w:r w:rsidRPr="00EF53A9">
        <w:rPr>
          <w:spacing w:val="8"/>
          <w:w w:val="90"/>
          <w:sz w:val="24"/>
          <w:szCs w:val="24"/>
        </w:rPr>
        <w:t xml:space="preserve"> </w:t>
      </w:r>
      <w:r w:rsidRPr="00EF53A9">
        <w:rPr>
          <w:w w:val="90"/>
          <w:sz w:val="24"/>
          <w:szCs w:val="24"/>
        </w:rPr>
        <w:t>humor.</w:t>
      </w:r>
    </w:p>
    <w:p w14:paraId="0ACCF050" w14:textId="778FA3A5" w:rsidR="007C20B1" w:rsidRDefault="009B3B3A" w:rsidP="00EF53A9">
      <w:pPr>
        <w:ind w:firstLine="720"/>
        <w:rPr>
          <w:rFonts w:ascii="Times New Roman" w:hAnsi="Times New Roman" w:cs="Times New Roman"/>
          <w:w w:val="90"/>
          <w:sz w:val="24"/>
          <w:szCs w:val="24"/>
        </w:rPr>
      </w:pPr>
      <w:r w:rsidRPr="00EF53A9">
        <w:rPr>
          <w:rFonts w:ascii="Times New Roman" w:hAnsi="Times New Roman" w:cs="Times New Roman"/>
          <w:w w:val="90"/>
          <w:sz w:val="24"/>
          <w:szCs w:val="24"/>
        </w:rPr>
        <w:t>I</w:t>
      </w:r>
      <w:r w:rsidRPr="00EF53A9">
        <w:rPr>
          <w:rFonts w:ascii="Times New Roman" w:hAnsi="Times New Roman" w:cs="Times New Roman"/>
          <w:spacing w:val="18"/>
          <w:w w:val="90"/>
          <w:sz w:val="24"/>
          <w:szCs w:val="24"/>
        </w:rPr>
        <w:t xml:space="preserve"> </w:t>
      </w:r>
      <w:r w:rsidRPr="00EF53A9">
        <w:rPr>
          <w:rFonts w:ascii="Times New Roman" w:hAnsi="Times New Roman" w:cs="Times New Roman"/>
          <w:w w:val="90"/>
          <w:sz w:val="24"/>
          <w:szCs w:val="24"/>
        </w:rPr>
        <w:t>have</w:t>
      </w:r>
      <w:r w:rsidRPr="00EF53A9">
        <w:rPr>
          <w:rFonts w:ascii="Times New Roman" w:hAnsi="Times New Roman" w:cs="Times New Roman"/>
          <w:spacing w:val="21"/>
          <w:w w:val="90"/>
          <w:sz w:val="24"/>
          <w:szCs w:val="24"/>
        </w:rPr>
        <w:t xml:space="preserve"> </w:t>
      </w:r>
      <w:r w:rsidRPr="00EF53A9">
        <w:rPr>
          <w:rFonts w:ascii="Times New Roman" w:hAnsi="Times New Roman" w:cs="Times New Roman"/>
          <w:w w:val="90"/>
          <w:sz w:val="24"/>
          <w:szCs w:val="24"/>
        </w:rPr>
        <w:t>argued</w:t>
      </w:r>
      <w:r w:rsidRPr="00EF53A9">
        <w:rPr>
          <w:rFonts w:ascii="Times New Roman" w:hAnsi="Times New Roman" w:cs="Times New Roman"/>
          <w:spacing w:val="20"/>
          <w:w w:val="90"/>
          <w:sz w:val="24"/>
          <w:szCs w:val="24"/>
        </w:rPr>
        <w:t xml:space="preserve"> </w:t>
      </w:r>
      <w:r w:rsidRPr="00EF53A9">
        <w:rPr>
          <w:rFonts w:ascii="Times New Roman" w:hAnsi="Times New Roman" w:cs="Times New Roman"/>
          <w:w w:val="90"/>
          <w:sz w:val="24"/>
          <w:szCs w:val="24"/>
        </w:rPr>
        <w:t>that</w:t>
      </w:r>
      <w:r w:rsidRPr="00EF53A9">
        <w:rPr>
          <w:rFonts w:ascii="Times New Roman" w:hAnsi="Times New Roman" w:cs="Times New Roman"/>
          <w:spacing w:val="27"/>
          <w:w w:val="90"/>
          <w:sz w:val="24"/>
          <w:szCs w:val="24"/>
        </w:rPr>
        <w:t xml:space="preserve"> </w:t>
      </w:r>
      <w:r w:rsidR="00D90949" w:rsidRPr="00EF53A9">
        <w:rPr>
          <w:rFonts w:ascii="Times New Roman" w:hAnsi="Times New Roman" w:cs="Times New Roman"/>
          <w:w w:val="90"/>
          <w:sz w:val="24"/>
          <w:szCs w:val="24"/>
        </w:rPr>
        <w:t>powerful</w:t>
      </w:r>
      <w:r w:rsidR="00D90949" w:rsidRPr="00EF53A9">
        <w:rPr>
          <w:rFonts w:ascii="Times New Roman" w:hAnsi="Times New Roman" w:cs="Times New Roman"/>
          <w:spacing w:val="-11"/>
          <w:w w:val="90"/>
          <w:sz w:val="24"/>
          <w:szCs w:val="24"/>
        </w:rPr>
        <w:t>,</w:t>
      </w:r>
      <w:r w:rsidRPr="00EF53A9">
        <w:rPr>
          <w:rFonts w:ascii="Times New Roman" w:hAnsi="Times New Roman" w:cs="Times New Roman"/>
          <w:spacing w:val="9"/>
          <w:w w:val="90"/>
          <w:sz w:val="24"/>
          <w:szCs w:val="24"/>
        </w:rPr>
        <w:t xml:space="preserve"> </w:t>
      </w:r>
      <w:r w:rsidRPr="00EF53A9">
        <w:rPr>
          <w:rFonts w:ascii="Times New Roman" w:hAnsi="Times New Roman" w:cs="Times New Roman"/>
          <w:w w:val="90"/>
          <w:sz w:val="24"/>
          <w:szCs w:val="24"/>
        </w:rPr>
        <w:t>sacred</w:t>
      </w:r>
      <w:r w:rsidRPr="00EF53A9">
        <w:rPr>
          <w:rFonts w:ascii="Times New Roman" w:hAnsi="Times New Roman" w:cs="Times New Roman"/>
          <w:spacing w:val="20"/>
          <w:w w:val="90"/>
          <w:sz w:val="24"/>
          <w:szCs w:val="24"/>
        </w:rPr>
        <w:t xml:space="preserve"> </w:t>
      </w:r>
      <w:r w:rsidRPr="00EF53A9">
        <w:rPr>
          <w:rFonts w:ascii="Times New Roman" w:hAnsi="Times New Roman" w:cs="Times New Roman"/>
          <w:w w:val="90"/>
          <w:sz w:val="24"/>
          <w:szCs w:val="24"/>
        </w:rPr>
        <w:t>African</w:t>
      </w:r>
      <w:r w:rsidRPr="00EF53A9">
        <w:rPr>
          <w:rFonts w:ascii="Times New Roman" w:hAnsi="Times New Roman" w:cs="Times New Roman"/>
          <w:spacing w:val="32"/>
          <w:w w:val="90"/>
          <w:sz w:val="24"/>
          <w:szCs w:val="24"/>
        </w:rPr>
        <w:t xml:space="preserve"> </w:t>
      </w:r>
      <w:r w:rsidRPr="00EF53A9">
        <w:rPr>
          <w:rFonts w:ascii="Times New Roman" w:hAnsi="Times New Roman" w:cs="Times New Roman"/>
          <w:w w:val="90"/>
          <w:sz w:val="24"/>
          <w:szCs w:val="24"/>
        </w:rPr>
        <w:t>figures</w:t>
      </w:r>
      <w:r w:rsidRPr="00EF53A9">
        <w:rPr>
          <w:rFonts w:ascii="Times New Roman" w:hAnsi="Times New Roman" w:cs="Times New Roman"/>
          <w:spacing w:val="17"/>
          <w:w w:val="90"/>
          <w:sz w:val="24"/>
          <w:szCs w:val="24"/>
        </w:rPr>
        <w:t xml:space="preserve"> </w:t>
      </w:r>
      <w:r w:rsidRPr="00EF53A9">
        <w:rPr>
          <w:rFonts w:ascii="Times New Roman" w:hAnsi="Times New Roman" w:cs="Times New Roman"/>
          <w:w w:val="90"/>
          <w:sz w:val="24"/>
          <w:szCs w:val="24"/>
        </w:rPr>
        <w:t>require</w:t>
      </w:r>
      <w:r w:rsidRPr="00EF53A9">
        <w:rPr>
          <w:rFonts w:ascii="Times New Roman" w:hAnsi="Times New Roman" w:cs="Times New Roman"/>
          <w:spacing w:val="20"/>
          <w:w w:val="90"/>
          <w:sz w:val="24"/>
          <w:szCs w:val="24"/>
        </w:rPr>
        <w:t xml:space="preserve"> </w:t>
      </w:r>
      <w:r w:rsidRPr="00EF53A9">
        <w:rPr>
          <w:rFonts w:ascii="Times New Roman" w:hAnsi="Times New Roman" w:cs="Times New Roman"/>
          <w:w w:val="90"/>
          <w:sz w:val="24"/>
          <w:szCs w:val="24"/>
        </w:rPr>
        <w:t>humor</w:t>
      </w:r>
      <w:r w:rsidRPr="00EF53A9">
        <w:rPr>
          <w:rFonts w:ascii="Times New Roman" w:hAnsi="Times New Roman" w:cs="Times New Roman"/>
          <w:spacing w:val="21"/>
          <w:w w:val="90"/>
          <w:sz w:val="24"/>
          <w:szCs w:val="24"/>
        </w:rPr>
        <w:t xml:space="preserve"> </w:t>
      </w:r>
      <w:r w:rsidRPr="00EF53A9">
        <w:rPr>
          <w:rFonts w:ascii="Times New Roman" w:hAnsi="Times New Roman" w:cs="Times New Roman"/>
          <w:w w:val="90"/>
          <w:sz w:val="24"/>
          <w:szCs w:val="24"/>
        </w:rPr>
        <w:t>so</w:t>
      </w:r>
      <w:r w:rsidRPr="00EF53A9">
        <w:rPr>
          <w:rFonts w:ascii="Times New Roman" w:hAnsi="Times New Roman" w:cs="Times New Roman"/>
          <w:spacing w:val="5"/>
          <w:w w:val="90"/>
          <w:sz w:val="24"/>
          <w:szCs w:val="24"/>
        </w:rPr>
        <w:t xml:space="preserve"> </w:t>
      </w:r>
      <w:r w:rsidRPr="00EF53A9">
        <w:rPr>
          <w:rFonts w:ascii="Times New Roman" w:hAnsi="Times New Roman" w:cs="Times New Roman"/>
          <w:w w:val="90"/>
          <w:sz w:val="24"/>
          <w:szCs w:val="24"/>
        </w:rPr>
        <w:t>that</w:t>
      </w:r>
      <w:r w:rsidR="00D90949">
        <w:rPr>
          <w:rFonts w:ascii="Times New Roman" w:hAnsi="Times New Roman" w:cs="Times New Roman"/>
          <w:w w:val="88"/>
          <w:sz w:val="24"/>
          <w:szCs w:val="24"/>
        </w:rPr>
        <w:t xml:space="preserve"> their</w:t>
      </w:r>
      <w:r w:rsidRPr="00EF53A9">
        <w:rPr>
          <w:rFonts w:ascii="Times New Roman" w:hAnsi="Times New Roman" w:cs="Times New Roman"/>
          <w:spacing w:val="24"/>
          <w:w w:val="90"/>
          <w:sz w:val="24"/>
          <w:szCs w:val="24"/>
        </w:rPr>
        <w:t xml:space="preserve"> </w:t>
      </w:r>
      <w:r w:rsidRPr="00EF53A9">
        <w:rPr>
          <w:rFonts w:ascii="Times New Roman" w:hAnsi="Times New Roman" w:cs="Times New Roman"/>
          <w:w w:val="90"/>
          <w:sz w:val="24"/>
          <w:szCs w:val="24"/>
        </w:rPr>
        <w:t>audience</w:t>
      </w:r>
      <w:r w:rsidR="00D90949">
        <w:rPr>
          <w:rFonts w:ascii="Times New Roman" w:hAnsi="Times New Roman" w:cs="Times New Roman"/>
          <w:w w:val="90"/>
          <w:sz w:val="24"/>
          <w:szCs w:val="24"/>
        </w:rPr>
        <w:t>s</w:t>
      </w:r>
      <w:r w:rsidRPr="00EF53A9">
        <w:rPr>
          <w:rFonts w:ascii="Times New Roman" w:hAnsi="Times New Roman" w:cs="Times New Roman"/>
          <w:spacing w:val="22"/>
          <w:w w:val="90"/>
          <w:sz w:val="24"/>
          <w:szCs w:val="24"/>
        </w:rPr>
        <w:t xml:space="preserve"> </w:t>
      </w:r>
      <w:r w:rsidR="00D90949" w:rsidRPr="00EF53A9">
        <w:rPr>
          <w:rFonts w:ascii="Times New Roman" w:hAnsi="Times New Roman" w:cs="Times New Roman"/>
          <w:w w:val="90"/>
          <w:sz w:val="24"/>
          <w:szCs w:val="24"/>
        </w:rPr>
        <w:t xml:space="preserve">can </w:t>
      </w:r>
      <w:r w:rsidR="00D90949" w:rsidRPr="00EF53A9">
        <w:rPr>
          <w:rFonts w:ascii="Times New Roman" w:hAnsi="Times New Roman" w:cs="Times New Roman"/>
          <w:spacing w:val="20"/>
          <w:w w:val="90"/>
          <w:sz w:val="24"/>
          <w:szCs w:val="24"/>
        </w:rPr>
        <w:t>approach</w:t>
      </w:r>
      <w:r w:rsidR="00D90949" w:rsidRPr="00EF53A9">
        <w:rPr>
          <w:rFonts w:ascii="Times New Roman" w:hAnsi="Times New Roman" w:cs="Times New Roman"/>
          <w:w w:val="90"/>
          <w:sz w:val="24"/>
          <w:szCs w:val="24"/>
        </w:rPr>
        <w:t xml:space="preserve"> </w:t>
      </w:r>
      <w:r w:rsidR="00D90949" w:rsidRPr="00EF53A9">
        <w:rPr>
          <w:rFonts w:ascii="Times New Roman" w:hAnsi="Times New Roman" w:cs="Times New Roman"/>
          <w:spacing w:val="30"/>
          <w:w w:val="90"/>
          <w:sz w:val="24"/>
          <w:szCs w:val="24"/>
        </w:rPr>
        <w:t>them</w:t>
      </w:r>
      <w:r w:rsidR="00D90949" w:rsidRPr="00EF53A9">
        <w:rPr>
          <w:rFonts w:ascii="Times New Roman" w:hAnsi="Times New Roman" w:cs="Times New Roman"/>
          <w:w w:val="90"/>
          <w:sz w:val="24"/>
          <w:szCs w:val="24"/>
        </w:rPr>
        <w:t xml:space="preserve"> </w:t>
      </w:r>
      <w:r w:rsidR="00D90949" w:rsidRPr="00EF53A9">
        <w:rPr>
          <w:rFonts w:ascii="Times New Roman" w:hAnsi="Times New Roman" w:cs="Times New Roman"/>
          <w:spacing w:val="28"/>
          <w:w w:val="90"/>
          <w:sz w:val="24"/>
          <w:szCs w:val="24"/>
        </w:rPr>
        <w:t>(</w:t>
      </w:r>
      <w:r w:rsidR="00D90949" w:rsidRPr="00EF53A9">
        <w:rPr>
          <w:rFonts w:ascii="Times New Roman" w:hAnsi="Times New Roman" w:cs="Times New Roman"/>
          <w:w w:val="90"/>
          <w:sz w:val="24"/>
          <w:szCs w:val="24"/>
        </w:rPr>
        <w:t xml:space="preserve">Salamone </w:t>
      </w:r>
      <w:r w:rsidR="00D90949" w:rsidRPr="00EF53A9">
        <w:rPr>
          <w:rFonts w:ascii="Times New Roman" w:hAnsi="Times New Roman" w:cs="Times New Roman"/>
          <w:spacing w:val="42"/>
          <w:w w:val="90"/>
          <w:sz w:val="24"/>
          <w:szCs w:val="24"/>
        </w:rPr>
        <w:t>1995</w:t>
      </w:r>
      <w:r w:rsidRPr="00EF53A9">
        <w:rPr>
          <w:rFonts w:ascii="Times New Roman" w:hAnsi="Times New Roman" w:cs="Times New Roman"/>
          <w:w w:val="90"/>
          <w:sz w:val="24"/>
          <w:szCs w:val="24"/>
        </w:rPr>
        <w:t xml:space="preserve">: </w:t>
      </w:r>
      <w:r w:rsidRPr="00EF53A9">
        <w:rPr>
          <w:rFonts w:ascii="Times New Roman" w:hAnsi="Times New Roman" w:cs="Times New Roman"/>
          <w:spacing w:val="6"/>
          <w:w w:val="90"/>
          <w:sz w:val="24"/>
          <w:szCs w:val="24"/>
        </w:rPr>
        <w:t xml:space="preserve"> </w:t>
      </w:r>
      <w:r w:rsidRPr="00EF53A9">
        <w:rPr>
          <w:rFonts w:ascii="Times New Roman" w:hAnsi="Times New Roman" w:cs="Times New Roman"/>
          <w:spacing w:val="-14"/>
          <w:w w:val="90"/>
          <w:sz w:val="24"/>
          <w:szCs w:val="24"/>
        </w:rPr>
        <w:t>3-</w:t>
      </w:r>
      <w:r w:rsidRPr="00EF53A9">
        <w:rPr>
          <w:rFonts w:ascii="Times New Roman" w:hAnsi="Times New Roman" w:cs="Times New Roman"/>
          <w:w w:val="90"/>
          <w:sz w:val="24"/>
          <w:szCs w:val="24"/>
        </w:rPr>
        <w:t>7</w:t>
      </w:r>
      <w:r w:rsidR="00D90949" w:rsidRPr="00EF53A9">
        <w:rPr>
          <w:rFonts w:ascii="Times New Roman" w:hAnsi="Times New Roman" w:cs="Times New Roman"/>
          <w:w w:val="90"/>
          <w:sz w:val="24"/>
          <w:szCs w:val="24"/>
        </w:rPr>
        <w:t xml:space="preserve">; </w:t>
      </w:r>
      <w:r w:rsidR="00D90949" w:rsidRPr="00EF53A9">
        <w:rPr>
          <w:rFonts w:ascii="Times New Roman" w:hAnsi="Times New Roman" w:cs="Times New Roman"/>
          <w:spacing w:val="9"/>
          <w:w w:val="90"/>
          <w:sz w:val="24"/>
          <w:szCs w:val="24"/>
        </w:rPr>
        <w:t>Salamone</w:t>
      </w:r>
      <w:r w:rsidR="00D90949" w:rsidRPr="00EF53A9">
        <w:rPr>
          <w:rFonts w:ascii="Times New Roman" w:hAnsi="Times New Roman" w:cs="Times New Roman"/>
          <w:w w:val="90"/>
          <w:sz w:val="24"/>
          <w:szCs w:val="24"/>
        </w:rPr>
        <w:t xml:space="preserve"> </w:t>
      </w:r>
      <w:r w:rsidR="00D90949" w:rsidRPr="00EF53A9">
        <w:rPr>
          <w:rFonts w:ascii="Times New Roman" w:hAnsi="Times New Roman" w:cs="Times New Roman"/>
          <w:spacing w:val="38"/>
          <w:w w:val="90"/>
          <w:sz w:val="24"/>
          <w:szCs w:val="24"/>
        </w:rPr>
        <w:t>1976</w:t>
      </w:r>
      <w:r w:rsidRPr="00EF53A9">
        <w:rPr>
          <w:rFonts w:ascii="Times New Roman" w:hAnsi="Times New Roman" w:cs="Times New Roman"/>
          <w:w w:val="90"/>
          <w:sz w:val="24"/>
          <w:szCs w:val="24"/>
        </w:rPr>
        <w:t>:</w:t>
      </w:r>
      <w:r w:rsidRPr="00EF53A9">
        <w:rPr>
          <w:rFonts w:ascii="Times New Roman" w:hAnsi="Times New Roman" w:cs="Times New Roman"/>
          <w:w w:val="95"/>
          <w:sz w:val="24"/>
          <w:szCs w:val="24"/>
        </w:rPr>
        <w:t xml:space="preserve"> </w:t>
      </w:r>
      <w:r w:rsidRPr="00EF53A9">
        <w:rPr>
          <w:rFonts w:ascii="Times New Roman" w:hAnsi="Times New Roman" w:cs="Times New Roman"/>
          <w:w w:val="90"/>
          <w:sz w:val="24"/>
          <w:szCs w:val="24"/>
        </w:rPr>
        <w:t>08-210).</w:t>
      </w:r>
      <w:r w:rsidRPr="00EF53A9">
        <w:rPr>
          <w:rFonts w:ascii="Times New Roman" w:hAnsi="Times New Roman" w:cs="Times New Roman"/>
          <w:spacing w:val="28"/>
          <w:w w:val="90"/>
          <w:sz w:val="24"/>
          <w:szCs w:val="24"/>
        </w:rPr>
        <w:t xml:space="preserve"> </w:t>
      </w:r>
      <w:r w:rsidRPr="00EF53A9">
        <w:rPr>
          <w:rFonts w:ascii="Times New Roman" w:hAnsi="Times New Roman" w:cs="Times New Roman"/>
          <w:w w:val="90"/>
          <w:sz w:val="24"/>
          <w:szCs w:val="24"/>
        </w:rPr>
        <w:t>The</w:t>
      </w:r>
      <w:r w:rsidRPr="00EF53A9">
        <w:rPr>
          <w:rFonts w:ascii="Times New Roman" w:hAnsi="Times New Roman" w:cs="Times New Roman"/>
          <w:spacing w:val="22"/>
          <w:w w:val="90"/>
          <w:sz w:val="24"/>
          <w:szCs w:val="24"/>
        </w:rPr>
        <w:t xml:space="preserve"> </w:t>
      </w:r>
      <w:r w:rsidRPr="00EF53A9">
        <w:rPr>
          <w:rFonts w:ascii="Times New Roman" w:hAnsi="Times New Roman" w:cs="Times New Roman"/>
          <w:w w:val="90"/>
          <w:sz w:val="24"/>
          <w:szCs w:val="24"/>
        </w:rPr>
        <w:t>informality</w:t>
      </w:r>
      <w:r w:rsidRPr="00EF53A9">
        <w:rPr>
          <w:rFonts w:ascii="Times New Roman" w:hAnsi="Times New Roman" w:cs="Times New Roman"/>
          <w:spacing w:val="38"/>
          <w:w w:val="90"/>
          <w:sz w:val="24"/>
          <w:szCs w:val="24"/>
        </w:rPr>
        <w:t xml:space="preserve"> </w:t>
      </w:r>
      <w:r w:rsidRPr="00EF53A9">
        <w:rPr>
          <w:rFonts w:ascii="Times New Roman" w:hAnsi="Times New Roman" w:cs="Times New Roman"/>
          <w:w w:val="90"/>
          <w:sz w:val="24"/>
          <w:szCs w:val="24"/>
        </w:rPr>
        <w:t>prevalent in</w:t>
      </w:r>
      <w:r w:rsidRPr="00EF53A9">
        <w:rPr>
          <w:rFonts w:ascii="Times New Roman" w:hAnsi="Times New Roman" w:cs="Times New Roman"/>
          <w:spacing w:val="20"/>
          <w:w w:val="90"/>
          <w:sz w:val="24"/>
          <w:szCs w:val="24"/>
        </w:rPr>
        <w:t xml:space="preserve"> most </w:t>
      </w:r>
      <w:r w:rsidRPr="00EF53A9">
        <w:rPr>
          <w:rFonts w:ascii="Times New Roman" w:hAnsi="Times New Roman" w:cs="Times New Roman"/>
          <w:w w:val="90"/>
          <w:sz w:val="24"/>
          <w:szCs w:val="24"/>
        </w:rPr>
        <w:t>American</w:t>
      </w:r>
      <w:r w:rsidRPr="00EF53A9">
        <w:rPr>
          <w:rFonts w:ascii="Times New Roman" w:hAnsi="Times New Roman" w:cs="Times New Roman"/>
          <w:spacing w:val="27"/>
          <w:w w:val="90"/>
          <w:sz w:val="24"/>
          <w:szCs w:val="24"/>
        </w:rPr>
        <w:t xml:space="preserve"> </w:t>
      </w:r>
      <w:r w:rsidRPr="00EF53A9">
        <w:rPr>
          <w:rFonts w:ascii="Times New Roman" w:hAnsi="Times New Roman" w:cs="Times New Roman"/>
          <w:w w:val="90"/>
          <w:sz w:val="24"/>
          <w:szCs w:val="24"/>
        </w:rPr>
        <w:t>jazz allows</w:t>
      </w:r>
      <w:r w:rsidRPr="00EF53A9">
        <w:rPr>
          <w:rFonts w:ascii="Times New Roman" w:hAnsi="Times New Roman" w:cs="Times New Roman"/>
          <w:spacing w:val="25"/>
          <w:w w:val="90"/>
          <w:sz w:val="24"/>
          <w:szCs w:val="24"/>
        </w:rPr>
        <w:t xml:space="preserve"> </w:t>
      </w:r>
      <w:r w:rsidR="00D90949">
        <w:rPr>
          <w:rFonts w:ascii="Times New Roman" w:hAnsi="Times New Roman" w:cs="Times New Roman"/>
          <w:w w:val="90"/>
          <w:sz w:val="24"/>
          <w:szCs w:val="24"/>
        </w:rPr>
        <w:t xml:space="preserve">jazz </w:t>
      </w:r>
      <w:r w:rsidRPr="00EF53A9">
        <w:rPr>
          <w:rFonts w:ascii="Times New Roman" w:hAnsi="Times New Roman" w:cs="Times New Roman"/>
          <w:w w:val="90"/>
          <w:sz w:val="24"/>
          <w:szCs w:val="24"/>
        </w:rPr>
        <w:t xml:space="preserve">royalty </w:t>
      </w:r>
      <w:r w:rsidRPr="00EF53A9">
        <w:rPr>
          <w:rFonts w:ascii="Times New Roman" w:hAnsi="Times New Roman" w:cs="Times New Roman"/>
          <w:spacing w:val="15"/>
          <w:w w:val="90"/>
          <w:sz w:val="24"/>
          <w:szCs w:val="24"/>
        </w:rPr>
        <w:t>t</w:t>
      </w:r>
      <w:r w:rsidRPr="00EF53A9">
        <w:rPr>
          <w:rFonts w:ascii="Times New Roman" w:hAnsi="Times New Roman" w:cs="Times New Roman"/>
          <w:w w:val="90"/>
          <w:sz w:val="24"/>
          <w:szCs w:val="24"/>
        </w:rPr>
        <w:t>o</w:t>
      </w:r>
      <w:r w:rsidRPr="00EF53A9">
        <w:rPr>
          <w:rFonts w:ascii="Times New Roman" w:hAnsi="Times New Roman" w:cs="Times New Roman"/>
          <w:w w:val="92"/>
          <w:sz w:val="24"/>
          <w:szCs w:val="24"/>
        </w:rPr>
        <w:t xml:space="preserve"> </w:t>
      </w:r>
      <w:r w:rsidRPr="00EF53A9">
        <w:rPr>
          <w:rFonts w:ascii="Times New Roman" w:hAnsi="Times New Roman" w:cs="Times New Roman"/>
          <w:w w:val="90"/>
          <w:sz w:val="24"/>
          <w:szCs w:val="24"/>
        </w:rPr>
        <w:t>te</w:t>
      </w:r>
      <w:r w:rsidRPr="00EF53A9">
        <w:rPr>
          <w:rFonts w:ascii="Times New Roman" w:hAnsi="Times New Roman" w:cs="Times New Roman"/>
          <w:spacing w:val="18"/>
          <w:w w:val="90"/>
          <w:sz w:val="24"/>
          <w:szCs w:val="24"/>
        </w:rPr>
        <w:t>m</w:t>
      </w:r>
      <w:r w:rsidRPr="00EF53A9">
        <w:rPr>
          <w:rFonts w:ascii="Times New Roman" w:hAnsi="Times New Roman" w:cs="Times New Roman"/>
          <w:w w:val="90"/>
          <w:sz w:val="24"/>
          <w:szCs w:val="24"/>
        </w:rPr>
        <w:t>per</w:t>
      </w:r>
      <w:r w:rsidRPr="00EF53A9">
        <w:rPr>
          <w:rFonts w:ascii="Times New Roman" w:hAnsi="Times New Roman" w:cs="Times New Roman"/>
          <w:spacing w:val="21"/>
          <w:w w:val="90"/>
          <w:sz w:val="24"/>
          <w:szCs w:val="24"/>
        </w:rPr>
        <w:t xml:space="preserve"> </w:t>
      </w:r>
      <w:r w:rsidRPr="00EF53A9">
        <w:rPr>
          <w:rFonts w:ascii="Times New Roman" w:hAnsi="Times New Roman" w:cs="Times New Roman"/>
          <w:w w:val="90"/>
          <w:sz w:val="24"/>
          <w:szCs w:val="24"/>
        </w:rPr>
        <w:t>the</w:t>
      </w:r>
      <w:r w:rsidRPr="00EF53A9">
        <w:rPr>
          <w:rFonts w:ascii="Times New Roman" w:hAnsi="Times New Roman" w:cs="Times New Roman"/>
          <w:spacing w:val="22"/>
          <w:w w:val="90"/>
          <w:sz w:val="24"/>
          <w:szCs w:val="24"/>
        </w:rPr>
        <w:t xml:space="preserve"> </w:t>
      </w:r>
      <w:r w:rsidRPr="00EF53A9">
        <w:rPr>
          <w:rFonts w:ascii="Times New Roman" w:hAnsi="Times New Roman" w:cs="Times New Roman"/>
          <w:w w:val="90"/>
          <w:sz w:val="24"/>
          <w:szCs w:val="24"/>
        </w:rPr>
        <w:t>awe</w:t>
      </w:r>
      <w:r w:rsidRPr="00EF53A9">
        <w:rPr>
          <w:rFonts w:ascii="Times New Roman" w:hAnsi="Times New Roman" w:cs="Times New Roman"/>
          <w:spacing w:val="24"/>
          <w:w w:val="90"/>
          <w:sz w:val="24"/>
          <w:szCs w:val="24"/>
        </w:rPr>
        <w:t xml:space="preserve"> </w:t>
      </w:r>
      <w:r w:rsidRPr="00EF53A9">
        <w:rPr>
          <w:rFonts w:ascii="Times New Roman" w:hAnsi="Times New Roman" w:cs="Times New Roman"/>
          <w:w w:val="90"/>
          <w:sz w:val="24"/>
          <w:szCs w:val="24"/>
        </w:rPr>
        <w:t>inherent</w:t>
      </w:r>
      <w:r w:rsidRPr="00EF53A9">
        <w:rPr>
          <w:rFonts w:ascii="Times New Roman" w:hAnsi="Times New Roman" w:cs="Times New Roman"/>
          <w:spacing w:val="28"/>
          <w:w w:val="90"/>
          <w:sz w:val="24"/>
          <w:szCs w:val="24"/>
        </w:rPr>
        <w:t xml:space="preserve"> </w:t>
      </w:r>
      <w:r w:rsidRPr="00EF53A9">
        <w:rPr>
          <w:rFonts w:ascii="Times New Roman" w:hAnsi="Times New Roman" w:cs="Times New Roman"/>
          <w:w w:val="90"/>
          <w:sz w:val="24"/>
          <w:szCs w:val="24"/>
        </w:rPr>
        <w:t>in</w:t>
      </w:r>
      <w:r w:rsidRPr="00EF53A9">
        <w:rPr>
          <w:rFonts w:ascii="Times New Roman" w:hAnsi="Times New Roman" w:cs="Times New Roman"/>
          <w:spacing w:val="29"/>
          <w:w w:val="90"/>
          <w:sz w:val="24"/>
          <w:szCs w:val="24"/>
        </w:rPr>
        <w:t xml:space="preserve"> </w:t>
      </w:r>
      <w:r w:rsidRPr="00EF53A9">
        <w:rPr>
          <w:rFonts w:ascii="Times New Roman" w:hAnsi="Times New Roman" w:cs="Times New Roman"/>
          <w:w w:val="90"/>
          <w:sz w:val="24"/>
          <w:szCs w:val="24"/>
        </w:rPr>
        <w:t>their</w:t>
      </w:r>
      <w:r w:rsidRPr="00EF53A9">
        <w:rPr>
          <w:rFonts w:ascii="Times New Roman" w:hAnsi="Times New Roman" w:cs="Times New Roman"/>
          <w:spacing w:val="28"/>
          <w:w w:val="90"/>
          <w:sz w:val="24"/>
          <w:szCs w:val="24"/>
        </w:rPr>
        <w:t xml:space="preserve"> </w:t>
      </w:r>
      <w:r w:rsidRPr="00EF53A9">
        <w:rPr>
          <w:rFonts w:ascii="Times New Roman" w:hAnsi="Times New Roman" w:cs="Times New Roman"/>
          <w:w w:val="90"/>
          <w:sz w:val="24"/>
          <w:szCs w:val="24"/>
        </w:rPr>
        <w:t>status</w:t>
      </w:r>
      <w:r w:rsidRPr="00EF53A9">
        <w:rPr>
          <w:rFonts w:ascii="Times New Roman" w:hAnsi="Times New Roman" w:cs="Times New Roman"/>
          <w:spacing w:val="26"/>
          <w:w w:val="90"/>
          <w:sz w:val="24"/>
          <w:szCs w:val="24"/>
        </w:rPr>
        <w:t xml:space="preserve"> </w:t>
      </w:r>
      <w:r w:rsidRPr="00EF53A9">
        <w:rPr>
          <w:rFonts w:ascii="Times New Roman" w:hAnsi="Times New Roman" w:cs="Times New Roman"/>
          <w:w w:val="90"/>
          <w:sz w:val="24"/>
          <w:szCs w:val="24"/>
        </w:rPr>
        <w:t>in</w:t>
      </w:r>
      <w:r w:rsidRPr="00EF53A9">
        <w:rPr>
          <w:rFonts w:ascii="Times New Roman" w:hAnsi="Times New Roman" w:cs="Times New Roman"/>
          <w:spacing w:val="25"/>
          <w:w w:val="90"/>
          <w:sz w:val="24"/>
          <w:szCs w:val="24"/>
        </w:rPr>
        <w:t xml:space="preserve"> </w:t>
      </w:r>
      <w:r w:rsidRPr="00EF53A9">
        <w:rPr>
          <w:rFonts w:ascii="Times New Roman" w:hAnsi="Times New Roman" w:cs="Times New Roman"/>
          <w:w w:val="90"/>
          <w:sz w:val="24"/>
          <w:szCs w:val="24"/>
        </w:rPr>
        <w:t>order</w:t>
      </w:r>
      <w:r w:rsidRPr="00EF53A9">
        <w:rPr>
          <w:rFonts w:ascii="Times New Roman" w:hAnsi="Times New Roman" w:cs="Times New Roman"/>
          <w:spacing w:val="18"/>
          <w:w w:val="90"/>
          <w:sz w:val="24"/>
          <w:szCs w:val="24"/>
        </w:rPr>
        <w:t xml:space="preserve"> </w:t>
      </w:r>
      <w:r w:rsidRPr="00EF53A9">
        <w:rPr>
          <w:rFonts w:ascii="Times New Roman" w:hAnsi="Times New Roman" w:cs="Times New Roman"/>
          <w:w w:val="90"/>
          <w:sz w:val="24"/>
          <w:szCs w:val="24"/>
        </w:rPr>
        <w:t>to</w:t>
      </w:r>
      <w:r w:rsidRPr="00EF53A9">
        <w:rPr>
          <w:rFonts w:ascii="Times New Roman" w:hAnsi="Times New Roman" w:cs="Times New Roman"/>
          <w:spacing w:val="13"/>
          <w:w w:val="90"/>
          <w:sz w:val="24"/>
          <w:szCs w:val="24"/>
        </w:rPr>
        <w:t xml:space="preserve"> </w:t>
      </w:r>
      <w:r w:rsidRPr="00EF53A9">
        <w:rPr>
          <w:rFonts w:ascii="Times New Roman" w:hAnsi="Times New Roman" w:cs="Times New Roman"/>
          <w:w w:val="90"/>
          <w:sz w:val="24"/>
          <w:szCs w:val="24"/>
        </w:rPr>
        <w:t>permit</w:t>
      </w:r>
      <w:r w:rsidRPr="00EF53A9">
        <w:rPr>
          <w:rFonts w:ascii="Times New Roman" w:hAnsi="Times New Roman" w:cs="Times New Roman"/>
          <w:spacing w:val="30"/>
          <w:w w:val="90"/>
          <w:sz w:val="24"/>
          <w:szCs w:val="24"/>
        </w:rPr>
        <w:t xml:space="preserve"> </w:t>
      </w:r>
      <w:r w:rsidRPr="00EF53A9">
        <w:rPr>
          <w:rFonts w:ascii="Times New Roman" w:hAnsi="Times New Roman" w:cs="Times New Roman"/>
          <w:w w:val="90"/>
          <w:sz w:val="24"/>
          <w:szCs w:val="24"/>
        </w:rPr>
        <w:t>youngsters</w:t>
      </w:r>
      <w:r w:rsidRPr="00EF53A9">
        <w:rPr>
          <w:rFonts w:ascii="Times New Roman" w:hAnsi="Times New Roman" w:cs="Times New Roman"/>
          <w:spacing w:val="36"/>
          <w:w w:val="90"/>
          <w:sz w:val="24"/>
          <w:szCs w:val="24"/>
        </w:rPr>
        <w:t xml:space="preserve"> </w:t>
      </w:r>
      <w:r w:rsidRPr="00EF53A9">
        <w:rPr>
          <w:rFonts w:ascii="Times New Roman" w:hAnsi="Times New Roman" w:cs="Times New Roman"/>
          <w:w w:val="90"/>
          <w:sz w:val="24"/>
          <w:szCs w:val="24"/>
        </w:rPr>
        <w:t>to</w:t>
      </w:r>
      <w:r w:rsidRPr="00EF53A9">
        <w:rPr>
          <w:rFonts w:ascii="Times New Roman" w:hAnsi="Times New Roman" w:cs="Times New Roman"/>
          <w:spacing w:val="19"/>
          <w:w w:val="90"/>
          <w:sz w:val="24"/>
          <w:szCs w:val="24"/>
        </w:rPr>
        <w:t xml:space="preserve"> </w:t>
      </w:r>
      <w:r w:rsidRPr="00EF53A9">
        <w:rPr>
          <w:rFonts w:ascii="Times New Roman" w:hAnsi="Times New Roman" w:cs="Times New Roman"/>
          <w:spacing w:val="7"/>
          <w:w w:val="90"/>
          <w:sz w:val="24"/>
          <w:szCs w:val="24"/>
        </w:rPr>
        <w:t>a</w:t>
      </w:r>
      <w:r w:rsidRPr="00EF53A9">
        <w:rPr>
          <w:rFonts w:ascii="Times New Roman" w:hAnsi="Times New Roman" w:cs="Times New Roman"/>
          <w:spacing w:val="13"/>
          <w:w w:val="90"/>
          <w:sz w:val="24"/>
          <w:szCs w:val="24"/>
        </w:rPr>
        <w:t>p</w:t>
      </w:r>
      <w:r w:rsidRPr="00EF53A9">
        <w:rPr>
          <w:rFonts w:ascii="Times New Roman" w:hAnsi="Times New Roman" w:cs="Times New Roman"/>
          <w:w w:val="90"/>
          <w:sz w:val="24"/>
          <w:szCs w:val="24"/>
        </w:rPr>
        <w:t>pro</w:t>
      </w:r>
      <w:r w:rsidRPr="00EF53A9">
        <w:rPr>
          <w:rFonts w:ascii="Times New Roman" w:hAnsi="Times New Roman" w:cs="Times New Roman"/>
          <w:spacing w:val="17"/>
          <w:w w:val="90"/>
          <w:sz w:val="24"/>
          <w:szCs w:val="24"/>
        </w:rPr>
        <w:t>a</w:t>
      </w:r>
      <w:r w:rsidRPr="00EF53A9">
        <w:rPr>
          <w:rFonts w:ascii="Times New Roman" w:hAnsi="Times New Roman" w:cs="Times New Roman"/>
          <w:w w:val="90"/>
          <w:sz w:val="24"/>
          <w:szCs w:val="24"/>
        </w:rPr>
        <w:t>ch</w:t>
      </w:r>
      <w:r w:rsidRPr="00EF53A9">
        <w:rPr>
          <w:rFonts w:ascii="Times New Roman" w:hAnsi="Times New Roman" w:cs="Times New Roman"/>
          <w:spacing w:val="13"/>
          <w:w w:val="90"/>
          <w:sz w:val="24"/>
          <w:szCs w:val="24"/>
        </w:rPr>
        <w:t xml:space="preserve"> </w:t>
      </w:r>
      <w:r w:rsidRPr="00EF53A9">
        <w:rPr>
          <w:rFonts w:ascii="Times New Roman" w:hAnsi="Times New Roman" w:cs="Times New Roman"/>
          <w:w w:val="90"/>
          <w:sz w:val="24"/>
          <w:szCs w:val="24"/>
        </w:rPr>
        <w:t>them.</w:t>
      </w:r>
      <w:r w:rsidRPr="00EF53A9">
        <w:rPr>
          <w:rFonts w:ascii="Times New Roman" w:hAnsi="Times New Roman" w:cs="Times New Roman"/>
          <w:spacing w:val="25"/>
          <w:w w:val="90"/>
          <w:sz w:val="24"/>
          <w:szCs w:val="24"/>
        </w:rPr>
        <w:t xml:space="preserve"> </w:t>
      </w:r>
      <w:r w:rsidRPr="00EF53A9">
        <w:rPr>
          <w:rFonts w:ascii="Times New Roman" w:hAnsi="Times New Roman" w:cs="Times New Roman"/>
          <w:w w:val="90"/>
          <w:sz w:val="24"/>
          <w:szCs w:val="24"/>
        </w:rPr>
        <w:t>I</w:t>
      </w:r>
      <w:r w:rsidRPr="00EF53A9">
        <w:rPr>
          <w:rFonts w:ascii="Times New Roman" w:hAnsi="Times New Roman" w:cs="Times New Roman"/>
          <w:spacing w:val="9"/>
          <w:w w:val="90"/>
          <w:sz w:val="24"/>
          <w:szCs w:val="24"/>
        </w:rPr>
        <w:t xml:space="preserve"> </w:t>
      </w:r>
      <w:r w:rsidRPr="00EF53A9">
        <w:rPr>
          <w:rFonts w:ascii="Times New Roman" w:hAnsi="Times New Roman" w:cs="Times New Roman"/>
          <w:w w:val="90"/>
          <w:sz w:val="24"/>
          <w:szCs w:val="24"/>
        </w:rPr>
        <w:t>suggest</w:t>
      </w:r>
      <w:r w:rsidRPr="00EF53A9">
        <w:rPr>
          <w:rFonts w:ascii="Times New Roman" w:hAnsi="Times New Roman" w:cs="Times New Roman"/>
          <w:spacing w:val="14"/>
          <w:w w:val="90"/>
          <w:sz w:val="24"/>
          <w:szCs w:val="24"/>
        </w:rPr>
        <w:t xml:space="preserve"> </w:t>
      </w:r>
      <w:r w:rsidRPr="00EF53A9">
        <w:rPr>
          <w:rFonts w:ascii="Times New Roman" w:hAnsi="Times New Roman" w:cs="Times New Roman"/>
          <w:w w:val="90"/>
          <w:sz w:val="24"/>
          <w:szCs w:val="24"/>
        </w:rPr>
        <w:t>that</w:t>
      </w:r>
      <w:r w:rsidRPr="00EF53A9">
        <w:rPr>
          <w:rFonts w:ascii="Times New Roman" w:hAnsi="Times New Roman" w:cs="Times New Roman"/>
          <w:spacing w:val="22"/>
          <w:w w:val="90"/>
          <w:sz w:val="24"/>
          <w:szCs w:val="24"/>
        </w:rPr>
        <w:t xml:space="preserve"> </w:t>
      </w:r>
      <w:r w:rsidRPr="00EF53A9">
        <w:rPr>
          <w:rFonts w:ascii="Times New Roman" w:hAnsi="Times New Roman" w:cs="Times New Roman"/>
          <w:w w:val="90"/>
          <w:sz w:val="24"/>
          <w:szCs w:val="24"/>
        </w:rPr>
        <w:t>much</w:t>
      </w:r>
      <w:r w:rsidRPr="00EF53A9">
        <w:rPr>
          <w:rFonts w:ascii="Times New Roman" w:hAnsi="Times New Roman" w:cs="Times New Roman"/>
          <w:spacing w:val="24"/>
          <w:w w:val="90"/>
          <w:sz w:val="24"/>
          <w:szCs w:val="24"/>
        </w:rPr>
        <w:t xml:space="preserve"> </w:t>
      </w:r>
      <w:r w:rsidRPr="00EF53A9">
        <w:rPr>
          <w:rFonts w:ascii="Times New Roman" w:hAnsi="Times New Roman" w:cs="Times New Roman"/>
          <w:w w:val="90"/>
          <w:sz w:val="24"/>
          <w:szCs w:val="24"/>
        </w:rPr>
        <w:t>the</w:t>
      </w:r>
      <w:r w:rsidRPr="00EF53A9">
        <w:rPr>
          <w:rFonts w:ascii="Times New Roman" w:hAnsi="Times New Roman" w:cs="Times New Roman"/>
          <w:spacing w:val="14"/>
          <w:w w:val="90"/>
          <w:sz w:val="24"/>
          <w:szCs w:val="24"/>
        </w:rPr>
        <w:t xml:space="preserve"> </w:t>
      </w:r>
      <w:r w:rsidRPr="00EF53A9">
        <w:rPr>
          <w:rFonts w:ascii="Times New Roman" w:hAnsi="Times New Roman" w:cs="Times New Roman"/>
          <w:w w:val="90"/>
          <w:sz w:val="24"/>
          <w:szCs w:val="24"/>
        </w:rPr>
        <w:t>same</w:t>
      </w:r>
      <w:r w:rsidRPr="00EF53A9">
        <w:rPr>
          <w:rFonts w:ascii="Times New Roman" w:hAnsi="Times New Roman" w:cs="Times New Roman"/>
          <w:spacing w:val="13"/>
          <w:w w:val="90"/>
          <w:sz w:val="24"/>
          <w:szCs w:val="24"/>
        </w:rPr>
        <w:t xml:space="preserve"> </w:t>
      </w:r>
      <w:r w:rsidRPr="00EF53A9">
        <w:rPr>
          <w:rFonts w:ascii="Times New Roman" w:hAnsi="Times New Roman" w:cs="Times New Roman"/>
          <w:w w:val="90"/>
          <w:sz w:val="24"/>
          <w:szCs w:val="24"/>
        </w:rPr>
        <w:t>practice</w:t>
      </w:r>
      <w:r w:rsidRPr="00EF53A9">
        <w:rPr>
          <w:rFonts w:ascii="Times New Roman" w:hAnsi="Times New Roman" w:cs="Times New Roman"/>
          <w:spacing w:val="17"/>
          <w:w w:val="90"/>
          <w:sz w:val="24"/>
          <w:szCs w:val="24"/>
        </w:rPr>
        <w:t xml:space="preserve"> </w:t>
      </w:r>
      <w:r w:rsidRPr="00EF53A9">
        <w:rPr>
          <w:rFonts w:ascii="Times New Roman" w:hAnsi="Times New Roman" w:cs="Times New Roman"/>
          <w:w w:val="90"/>
          <w:sz w:val="24"/>
          <w:szCs w:val="24"/>
        </w:rPr>
        <w:t>can</w:t>
      </w:r>
      <w:r w:rsidRPr="00EF53A9">
        <w:rPr>
          <w:rFonts w:ascii="Times New Roman" w:hAnsi="Times New Roman" w:cs="Times New Roman"/>
          <w:spacing w:val="13"/>
          <w:w w:val="90"/>
          <w:sz w:val="24"/>
          <w:szCs w:val="24"/>
        </w:rPr>
        <w:t xml:space="preserve"> </w:t>
      </w:r>
      <w:r w:rsidRPr="00EF53A9">
        <w:rPr>
          <w:rFonts w:ascii="Times New Roman" w:hAnsi="Times New Roman" w:cs="Times New Roman"/>
          <w:w w:val="90"/>
          <w:sz w:val="24"/>
          <w:szCs w:val="24"/>
        </w:rPr>
        <w:t>be</w:t>
      </w:r>
      <w:r w:rsidRPr="00EF53A9">
        <w:rPr>
          <w:rFonts w:ascii="Times New Roman" w:hAnsi="Times New Roman" w:cs="Times New Roman"/>
          <w:spacing w:val="11"/>
          <w:w w:val="90"/>
          <w:sz w:val="24"/>
          <w:szCs w:val="24"/>
        </w:rPr>
        <w:t xml:space="preserve"> </w:t>
      </w:r>
      <w:r w:rsidRPr="00EF53A9">
        <w:rPr>
          <w:rFonts w:ascii="Times New Roman" w:hAnsi="Times New Roman" w:cs="Times New Roman"/>
          <w:w w:val="90"/>
          <w:sz w:val="24"/>
          <w:szCs w:val="24"/>
        </w:rPr>
        <w:t>found</w:t>
      </w:r>
      <w:r w:rsidRPr="00EF53A9">
        <w:rPr>
          <w:rFonts w:ascii="Times New Roman" w:hAnsi="Times New Roman" w:cs="Times New Roman"/>
          <w:spacing w:val="22"/>
          <w:w w:val="90"/>
          <w:sz w:val="24"/>
          <w:szCs w:val="24"/>
        </w:rPr>
        <w:t xml:space="preserve"> </w:t>
      </w:r>
      <w:r w:rsidR="00D90949">
        <w:rPr>
          <w:rFonts w:ascii="Times New Roman" w:hAnsi="Times New Roman" w:cs="Times New Roman"/>
          <w:w w:val="90"/>
          <w:sz w:val="24"/>
          <w:szCs w:val="24"/>
        </w:rPr>
        <w:t xml:space="preserve">in </w:t>
      </w:r>
      <w:r w:rsidRPr="00EF53A9">
        <w:rPr>
          <w:rFonts w:ascii="Times New Roman" w:hAnsi="Times New Roman" w:cs="Times New Roman"/>
          <w:w w:val="90"/>
          <w:sz w:val="24"/>
          <w:szCs w:val="24"/>
        </w:rPr>
        <w:t>Ni</w:t>
      </w:r>
      <w:r w:rsidRPr="00EF53A9">
        <w:rPr>
          <w:rFonts w:ascii="Times New Roman" w:hAnsi="Times New Roman" w:cs="Times New Roman"/>
          <w:spacing w:val="7"/>
          <w:w w:val="90"/>
          <w:sz w:val="24"/>
          <w:szCs w:val="24"/>
        </w:rPr>
        <w:t>g</w:t>
      </w:r>
      <w:r w:rsidRPr="00EF53A9">
        <w:rPr>
          <w:rFonts w:ascii="Times New Roman" w:hAnsi="Times New Roman" w:cs="Times New Roman"/>
          <w:w w:val="90"/>
          <w:sz w:val="24"/>
          <w:szCs w:val="24"/>
        </w:rPr>
        <w:t>eria.</w:t>
      </w:r>
      <w:r w:rsidRPr="00EF53A9">
        <w:rPr>
          <w:rFonts w:ascii="Times New Roman" w:hAnsi="Times New Roman" w:cs="Times New Roman"/>
          <w:w w:val="88"/>
          <w:sz w:val="24"/>
          <w:szCs w:val="24"/>
        </w:rPr>
        <w:t xml:space="preserve"> </w:t>
      </w:r>
      <w:r w:rsidRPr="00EF53A9">
        <w:rPr>
          <w:rFonts w:ascii="Times New Roman" w:hAnsi="Times New Roman" w:cs="Times New Roman"/>
          <w:w w:val="90"/>
          <w:sz w:val="24"/>
          <w:szCs w:val="24"/>
        </w:rPr>
        <w:t>For</w:t>
      </w:r>
      <w:r w:rsidRPr="00EF53A9">
        <w:rPr>
          <w:rFonts w:ascii="Times New Roman" w:hAnsi="Times New Roman" w:cs="Times New Roman"/>
          <w:spacing w:val="30"/>
          <w:w w:val="90"/>
          <w:sz w:val="24"/>
          <w:szCs w:val="24"/>
        </w:rPr>
        <w:t xml:space="preserve"> </w:t>
      </w:r>
      <w:r w:rsidRPr="00EF53A9">
        <w:rPr>
          <w:rFonts w:ascii="Times New Roman" w:hAnsi="Times New Roman" w:cs="Times New Roman"/>
          <w:w w:val="90"/>
          <w:sz w:val="24"/>
          <w:szCs w:val="24"/>
        </w:rPr>
        <w:t>exampl</w:t>
      </w:r>
      <w:r w:rsidRPr="00EF53A9">
        <w:rPr>
          <w:rFonts w:ascii="Times New Roman" w:hAnsi="Times New Roman" w:cs="Times New Roman"/>
          <w:spacing w:val="16"/>
          <w:w w:val="90"/>
          <w:sz w:val="24"/>
          <w:szCs w:val="24"/>
        </w:rPr>
        <w:t>e</w:t>
      </w:r>
      <w:r w:rsidRPr="00EF53A9">
        <w:rPr>
          <w:rFonts w:ascii="Times New Roman" w:hAnsi="Times New Roman" w:cs="Times New Roman"/>
          <w:w w:val="90"/>
          <w:sz w:val="24"/>
          <w:szCs w:val="24"/>
        </w:rPr>
        <w:t>,</w:t>
      </w:r>
      <w:r w:rsidRPr="00EF53A9">
        <w:rPr>
          <w:rFonts w:ascii="Times New Roman" w:hAnsi="Times New Roman" w:cs="Times New Roman"/>
          <w:spacing w:val="24"/>
          <w:w w:val="90"/>
          <w:sz w:val="24"/>
          <w:szCs w:val="24"/>
        </w:rPr>
        <w:t xml:space="preserve"> </w:t>
      </w:r>
      <w:r w:rsidRPr="00EF53A9">
        <w:rPr>
          <w:rFonts w:ascii="Times New Roman" w:hAnsi="Times New Roman" w:cs="Times New Roman"/>
          <w:w w:val="90"/>
          <w:sz w:val="24"/>
          <w:szCs w:val="24"/>
        </w:rPr>
        <w:t>I</w:t>
      </w:r>
      <w:r w:rsidRPr="00EF53A9">
        <w:rPr>
          <w:rFonts w:ascii="Times New Roman" w:hAnsi="Times New Roman" w:cs="Times New Roman"/>
          <w:spacing w:val="33"/>
          <w:w w:val="90"/>
          <w:sz w:val="24"/>
          <w:szCs w:val="24"/>
        </w:rPr>
        <w:t xml:space="preserve"> </w:t>
      </w:r>
      <w:r w:rsidRPr="00EF53A9">
        <w:rPr>
          <w:rFonts w:ascii="Times New Roman" w:hAnsi="Times New Roman" w:cs="Times New Roman"/>
          <w:w w:val="90"/>
          <w:sz w:val="24"/>
          <w:szCs w:val="24"/>
        </w:rPr>
        <w:t>worked with a</w:t>
      </w:r>
      <w:r w:rsidRPr="00EF53A9">
        <w:rPr>
          <w:rFonts w:ascii="Times New Roman" w:hAnsi="Times New Roman" w:cs="Times New Roman"/>
          <w:spacing w:val="32"/>
          <w:w w:val="90"/>
          <w:sz w:val="24"/>
          <w:szCs w:val="24"/>
        </w:rPr>
        <w:t xml:space="preserve"> </w:t>
      </w:r>
      <w:r w:rsidRPr="00EF53A9">
        <w:rPr>
          <w:rFonts w:ascii="Times New Roman" w:hAnsi="Times New Roman" w:cs="Times New Roman"/>
          <w:w w:val="90"/>
          <w:sz w:val="24"/>
          <w:szCs w:val="24"/>
        </w:rPr>
        <w:t>traditional</w:t>
      </w:r>
      <w:r w:rsidRPr="00EF53A9">
        <w:rPr>
          <w:rFonts w:ascii="Times New Roman" w:hAnsi="Times New Roman" w:cs="Times New Roman"/>
          <w:spacing w:val="44"/>
          <w:w w:val="90"/>
          <w:sz w:val="24"/>
          <w:szCs w:val="24"/>
        </w:rPr>
        <w:t xml:space="preserve"> </w:t>
      </w:r>
      <w:r w:rsidRPr="00EF53A9">
        <w:rPr>
          <w:rFonts w:ascii="Times New Roman" w:hAnsi="Times New Roman" w:cs="Times New Roman"/>
          <w:w w:val="90"/>
          <w:sz w:val="24"/>
          <w:szCs w:val="24"/>
        </w:rPr>
        <w:t>priest</w:t>
      </w:r>
      <w:r w:rsidRPr="00EF53A9">
        <w:rPr>
          <w:rFonts w:ascii="Times New Roman" w:hAnsi="Times New Roman" w:cs="Times New Roman"/>
          <w:spacing w:val="40"/>
          <w:w w:val="90"/>
          <w:sz w:val="24"/>
          <w:szCs w:val="24"/>
        </w:rPr>
        <w:t xml:space="preserve"> </w:t>
      </w:r>
      <w:r w:rsidRPr="00EF53A9">
        <w:rPr>
          <w:rFonts w:ascii="Times New Roman" w:hAnsi="Times New Roman" w:cs="Times New Roman"/>
          <w:w w:val="90"/>
          <w:sz w:val="24"/>
          <w:szCs w:val="24"/>
        </w:rPr>
        <w:t>who</w:t>
      </w:r>
      <w:r w:rsidRPr="00EF53A9">
        <w:rPr>
          <w:rFonts w:ascii="Times New Roman" w:hAnsi="Times New Roman" w:cs="Times New Roman"/>
          <w:spacing w:val="40"/>
          <w:w w:val="90"/>
          <w:sz w:val="24"/>
          <w:szCs w:val="24"/>
        </w:rPr>
        <w:t xml:space="preserve"> </w:t>
      </w:r>
      <w:r w:rsidRPr="00EF53A9">
        <w:rPr>
          <w:rFonts w:ascii="Times New Roman" w:hAnsi="Times New Roman" w:cs="Times New Roman"/>
          <w:w w:val="90"/>
          <w:sz w:val="24"/>
          <w:szCs w:val="24"/>
        </w:rPr>
        <w:t>was</w:t>
      </w:r>
      <w:r w:rsidRPr="00EF53A9">
        <w:rPr>
          <w:rFonts w:ascii="Times New Roman" w:hAnsi="Times New Roman" w:cs="Times New Roman"/>
          <w:spacing w:val="34"/>
          <w:w w:val="90"/>
          <w:sz w:val="24"/>
          <w:szCs w:val="24"/>
        </w:rPr>
        <w:t xml:space="preserve"> </w:t>
      </w:r>
      <w:r w:rsidRPr="00EF53A9">
        <w:rPr>
          <w:rFonts w:ascii="Times New Roman" w:hAnsi="Times New Roman" w:cs="Times New Roman"/>
          <w:w w:val="90"/>
          <w:sz w:val="24"/>
          <w:szCs w:val="24"/>
        </w:rPr>
        <w:t>one</w:t>
      </w:r>
      <w:r w:rsidRPr="00EF53A9">
        <w:rPr>
          <w:rFonts w:ascii="Times New Roman" w:hAnsi="Times New Roman" w:cs="Times New Roman"/>
          <w:spacing w:val="26"/>
          <w:w w:val="90"/>
          <w:sz w:val="24"/>
          <w:szCs w:val="24"/>
        </w:rPr>
        <w:t xml:space="preserve"> </w:t>
      </w:r>
      <w:r w:rsidRPr="00EF53A9">
        <w:rPr>
          <w:rFonts w:ascii="Times New Roman" w:hAnsi="Times New Roman" w:cs="Times New Roman"/>
          <w:w w:val="90"/>
          <w:sz w:val="24"/>
          <w:szCs w:val="24"/>
        </w:rPr>
        <w:t>of</w:t>
      </w:r>
      <w:r w:rsidRPr="00EF53A9">
        <w:rPr>
          <w:rFonts w:ascii="Times New Roman" w:hAnsi="Times New Roman" w:cs="Times New Roman"/>
          <w:spacing w:val="38"/>
          <w:w w:val="90"/>
          <w:sz w:val="24"/>
          <w:szCs w:val="24"/>
        </w:rPr>
        <w:t xml:space="preserve"> </w:t>
      </w:r>
      <w:r w:rsidRPr="00EF53A9">
        <w:rPr>
          <w:rFonts w:ascii="Times New Roman" w:hAnsi="Times New Roman" w:cs="Times New Roman"/>
          <w:w w:val="90"/>
          <w:sz w:val="24"/>
          <w:szCs w:val="24"/>
        </w:rPr>
        <w:t>the</w:t>
      </w:r>
      <w:r w:rsidRPr="00EF53A9">
        <w:rPr>
          <w:rFonts w:ascii="Times New Roman" w:hAnsi="Times New Roman" w:cs="Times New Roman"/>
          <w:spacing w:val="43"/>
          <w:w w:val="90"/>
          <w:sz w:val="24"/>
          <w:szCs w:val="24"/>
        </w:rPr>
        <w:t xml:space="preserve"> </w:t>
      </w:r>
      <w:r w:rsidRPr="00EF53A9">
        <w:rPr>
          <w:rFonts w:ascii="Times New Roman" w:hAnsi="Times New Roman" w:cs="Times New Roman"/>
          <w:w w:val="90"/>
          <w:sz w:val="24"/>
          <w:szCs w:val="24"/>
        </w:rPr>
        <w:t>more</w:t>
      </w:r>
      <w:r w:rsidRPr="00EF53A9">
        <w:rPr>
          <w:rFonts w:ascii="Times New Roman" w:hAnsi="Times New Roman" w:cs="Times New Roman"/>
          <w:w w:val="88"/>
          <w:sz w:val="24"/>
          <w:szCs w:val="24"/>
        </w:rPr>
        <w:t xml:space="preserve"> </w:t>
      </w:r>
      <w:r w:rsidRPr="00EF53A9">
        <w:rPr>
          <w:rFonts w:ascii="Times New Roman" w:hAnsi="Times New Roman" w:cs="Times New Roman"/>
          <w:w w:val="90"/>
          <w:sz w:val="24"/>
          <w:szCs w:val="24"/>
        </w:rPr>
        <w:t>po</w:t>
      </w:r>
      <w:r w:rsidRPr="00EF53A9">
        <w:rPr>
          <w:rFonts w:ascii="Times New Roman" w:hAnsi="Times New Roman" w:cs="Times New Roman"/>
          <w:spacing w:val="13"/>
          <w:w w:val="90"/>
          <w:sz w:val="24"/>
          <w:szCs w:val="24"/>
        </w:rPr>
        <w:t>w</w:t>
      </w:r>
      <w:r w:rsidRPr="00EF53A9">
        <w:rPr>
          <w:rFonts w:ascii="Times New Roman" w:hAnsi="Times New Roman" w:cs="Times New Roman"/>
          <w:w w:val="90"/>
          <w:sz w:val="24"/>
          <w:szCs w:val="24"/>
        </w:rPr>
        <w:t>erful</w:t>
      </w:r>
      <w:r w:rsidRPr="00EF53A9">
        <w:rPr>
          <w:rFonts w:ascii="Times New Roman" w:hAnsi="Times New Roman" w:cs="Times New Roman"/>
          <w:spacing w:val="7"/>
          <w:w w:val="90"/>
          <w:sz w:val="24"/>
          <w:szCs w:val="24"/>
        </w:rPr>
        <w:t xml:space="preserve"> </w:t>
      </w:r>
      <w:r w:rsidRPr="00EF53A9">
        <w:rPr>
          <w:rFonts w:ascii="Times New Roman" w:hAnsi="Times New Roman" w:cs="Times New Roman"/>
          <w:w w:val="90"/>
          <w:sz w:val="24"/>
          <w:szCs w:val="24"/>
        </w:rPr>
        <w:t>"doctors"</w:t>
      </w:r>
      <w:r w:rsidRPr="00EF53A9">
        <w:rPr>
          <w:rFonts w:ascii="Times New Roman" w:hAnsi="Times New Roman" w:cs="Times New Roman"/>
          <w:spacing w:val="9"/>
          <w:w w:val="90"/>
          <w:sz w:val="24"/>
          <w:szCs w:val="24"/>
        </w:rPr>
        <w:t xml:space="preserve"> </w:t>
      </w:r>
      <w:r w:rsidRPr="00EF53A9">
        <w:rPr>
          <w:rFonts w:ascii="Times New Roman" w:hAnsi="Times New Roman" w:cs="Times New Roman"/>
          <w:w w:val="90"/>
          <w:sz w:val="24"/>
          <w:szCs w:val="24"/>
        </w:rPr>
        <w:t>in</w:t>
      </w:r>
      <w:r w:rsidRPr="00EF53A9">
        <w:rPr>
          <w:rFonts w:ascii="Times New Roman" w:hAnsi="Times New Roman" w:cs="Times New Roman"/>
          <w:spacing w:val="11"/>
          <w:w w:val="90"/>
          <w:sz w:val="24"/>
          <w:szCs w:val="24"/>
        </w:rPr>
        <w:t xml:space="preserve"> </w:t>
      </w:r>
      <w:r w:rsidRPr="00EF53A9">
        <w:rPr>
          <w:rFonts w:ascii="Times New Roman" w:hAnsi="Times New Roman" w:cs="Times New Roman"/>
          <w:w w:val="90"/>
          <w:sz w:val="24"/>
          <w:szCs w:val="24"/>
        </w:rPr>
        <w:t>Nigeria.</w:t>
      </w:r>
      <w:r w:rsidRPr="00EF53A9">
        <w:rPr>
          <w:rFonts w:ascii="Times New Roman" w:hAnsi="Times New Roman" w:cs="Times New Roman"/>
          <w:spacing w:val="21"/>
          <w:w w:val="90"/>
          <w:sz w:val="24"/>
          <w:szCs w:val="24"/>
        </w:rPr>
        <w:t xml:space="preserve"> </w:t>
      </w:r>
      <w:r w:rsidRPr="00EF53A9">
        <w:rPr>
          <w:rFonts w:ascii="Times New Roman" w:hAnsi="Times New Roman" w:cs="Times New Roman"/>
          <w:w w:val="90"/>
          <w:sz w:val="24"/>
          <w:szCs w:val="24"/>
        </w:rPr>
        <w:t>However</w:t>
      </w:r>
      <w:r w:rsidRPr="00EF53A9">
        <w:rPr>
          <w:rFonts w:ascii="Times New Roman" w:hAnsi="Times New Roman" w:cs="Times New Roman"/>
          <w:spacing w:val="-22"/>
          <w:w w:val="90"/>
          <w:sz w:val="24"/>
          <w:szCs w:val="24"/>
        </w:rPr>
        <w:t>,</w:t>
      </w:r>
      <w:r w:rsidRPr="00EF53A9">
        <w:rPr>
          <w:rFonts w:ascii="Times New Roman" w:hAnsi="Times New Roman" w:cs="Times New Roman"/>
          <w:spacing w:val="-2"/>
          <w:w w:val="90"/>
          <w:sz w:val="24"/>
          <w:szCs w:val="24"/>
        </w:rPr>
        <w:t xml:space="preserve"> </w:t>
      </w:r>
      <w:r w:rsidRPr="00EF53A9">
        <w:rPr>
          <w:rFonts w:ascii="Times New Roman" w:hAnsi="Times New Roman" w:cs="Times New Roman"/>
          <w:w w:val="90"/>
          <w:sz w:val="24"/>
          <w:szCs w:val="24"/>
        </w:rPr>
        <w:t>in</w:t>
      </w:r>
      <w:r w:rsidRPr="00EF53A9">
        <w:rPr>
          <w:rFonts w:ascii="Times New Roman" w:hAnsi="Times New Roman" w:cs="Times New Roman"/>
          <w:spacing w:val="11"/>
          <w:w w:val="90"/>
          <w:sz w:val="24"/>
          <w:szCs w:val="24"/>
        </w:rPr>
        <w:t xml:space="preserve"> </w:t>
      </w:r>
      <w:r w:rsidRPr="00EF53A9">
        <w:rPr>
          <w:rFonts w:ascii="Times New Roman" w:hAnsi="Times New Roman" w:cs="Times New Roman"/>
          <w:w w:val="90"/>
          <w:sz w:val="24"/>
          <w:szCs w:val="24"/>
        </w:rPr>
        <w:t>order</w:t>
      </w:r>
      <w:r w:rsidRPr="00EF53A9">
        <w:rPr>
          <w:rFonts w:ascii="Times New Roman" w:hAnsi="Times New Roman" w:cs="Times New Roman"/>
          <w:spacing w:val="12"/>
          <w:w w:val="90"/>
          <w:sz w:val="24"/>
          <w:szCs w:val="24"/>
        </w:rPr>
        <w:t xml:space="preserve"> </w:t>
      </w:r>
      <w:r w:rsidRPr="00EF53A9">
        <w:rPr>
          <w:rFonts w:ascii="Times New Roman" w:hAnsi="Times New Roman" w:cs="Times New Roman"/>
          <w:w w:val="90"/>
          <w:sz w:val="24"/>
          <w:szCs w:val="24"/>
        </w:rPr>
        <w:t>to</w:t>
      </w:r>
      <w:r w:rsidRPr="00EF53A9">
        <w:rPr>
          <w:rFonts w:ascii="Times New Roman" w:hAnsi="Times New Roman" w:cs="Times New Roman"/>
          <w:spacing w:val="1"/>
          <w:w w:val="90"/>
          <w:sz w:val="24"/>
          <w:szCs w:val="24"/>
        </w:rPr>
        <w:t xml:space="preserve"> </w:t>
      </w:r>
      <w:r w:rsidRPr="00EF53A9">
        <w:rPr>
          <w:rFonts w:ascii="Times New Roman" w:hAnsi="Times New Roman" w:cs="Times New Roman"/>
          <w:w w:val="90"/>
          <w:sz w:val="24"/>
          <w:szCs w:val="24"/>
        </w:rPr>
        <w:t>encourage</w:t>
      </w:r>
      <w:r w:rsidR="007C20B1">
        <w:rPr>
          <w:rFonts w:ascii="Times New Roman" w:hAnsi="Times New Roman" w:cs="Times New Roman"/>
          <w:w w:val="90"/>
          <w:sz w:val="24"/>
          <w:szCs w:val="24"/>
        </w:rPr>
        <w:t xml:space="preserve"> client’s to approach him he appeared in a simple patched up robe and played the clown. That reminded me of Dizzy Gillespie’s response when I asked him about his clowning on stage and how it related to his statement that his music was spiritual. He said archly, “It makes the other fellow sound good.”</w:t>
      </w:r>
    </w:p>
    <w:p w14:paraId="2CBA4A5F" w14:textId="6FAAFED1" w:rsidR="00CA3023" w:rsidRPr="00EF53A9" w:rsidRDefault="00CA3023" w:rsidP="007C20B1">
      <w:pPr>
        <w:ind w:firstLine="720"/>
        <w:jc w:val="both"/>
        <w:rPr>
          <w:rFonts w:ascii="Times New Roman" w:hAnsi="Times New Roman" w:cs="Times New Roman"/>
          <w:sz w:val="24"/>
          <w:szCs w:val="24"/>
        </w:rPr>
      </w:pPr>
      <w:r w:rsidRPr="00EF53A9">
        <w:rPr>
          <w:rFonts w:ascii="Times New Roman" w:hAnsi="Times New Roman" w:cs="Times New Roman"/>
          <w:sz w:val="24"/>
          <w:szCs w:val="24"/>
        </w:rPr>
        <w:t>Although Trickster</w:t>
      </w:r>
      <w:r w:rsidRPr="00EF53A9">
        <w:rPr>
          <w:rFonts w:ascii="Times New Roman" w:hAnsi="Times New Roman" w:cs="Times New Roman"/>
          <w:sz w:val="24"/>
          <w:szCs w:val="24"/>
        </w:rPr>
        <w:fldChar w:fldCharType="begin"/>
      </w:r>
      <w:r w:rsidRPr="00EF53A9">
        <w:rPr>
          <w:rFonts w:ascii="Times New Roman" w:hAnsi="Times New Roman" w:cs="Times New Roman"/>
          <w:sz w:val="24"/>
          <w:szCs w:val="24"/>
        </w:rPr>
        <w:instrText xml:space="preserve"> XE "Trickster" </w:instrText>
      </w:r>
      <w:r w:rsidRPr="00EF53A9">
        <w:rPr>
          <w:rFonts w:ascii="Times New Roman" w:hAnsi="Times New Roman" w:cs="Times New Roman"/>
          <w:sz w:val="24"/>
          <w:szCs w:val="24"/>
        </w:rPr>
        <w:fldChar w:fldCharType="end"/>
      </w:r>
      <w:r w:rsidRPr="00EF53A9">
        <w:rPr>
          <w:rFonts w:ascii="Times New Roman" w:hAnsi="Times New Roman" w:cs="Times New Roman"/>
          <w:sz w:val="24"/>
          <w:szCs w:val="24"/>
        </w:rPr>
        <w:t xml:space="preserve"> is found in many different cultures</w:t>
      </w:r>
      <w:r w:rsidRPr="00EF53A9">
        <w:rPr>
          <w:rFonts w:ascii="Times New Roman" w:hAnsi="Times New Roman" w:cs="Times New Roman"/>
          <w:sz w:val="24"/>
          <w:szCs w:val="24"/>
        </w:rPr>
        <w:fldChar w:fldCharType="begin"/>
      </w:r>
      <w:r w:rsidRPr="00EF53A9">
        <w:rPr>
          <w:rFonts w:ascii="Times New Roman" w:hAnsi="Times New Roman" w:cs="Times New Roman"/>
          <w:sz w:val="24"/>
          <w:szCs w:val="24"/>
        </w:rPr>
        <w:instrText xml:space="preserve"> XE "cultures" </w:instrText>
      </w:r>
      <w:r w:rsidRPr="00EF53A9">
        <w:rPr>
          <w:rFonts w:ascii="Times New Roman" w:hAnsi="Times New Roman" w:cs="Times New Roman"/>
          <w:sz w:val="24"/>
          <w:szCs w:val="24"/>
        </w:rPr>
        <w:fldChar w:fldCharType="end"/>
      </w:r>
      <w:r w:rsidRPr="00EF53A9">
        <w:rPr>
          <w:rFonts w:ascii="Times New Roman" w:hAnsi="Times New Roman" w:cs="Times New Roman"/>
          <w:sz w:val="24"/>
          <w:szCs w:val="24"/>
        </w:rPr>
        <w:t>, the first full anthropological description of a trickster figure was found in Paul Radin’s</w:t>
      </w:r>
      <w:r w:rsidRPr="00EF53A9">
        <w:rPr>
          <w:rFonts w:ascii="Times New Roman" w:hAnsi="Times New Roman" w:cs="Times New Roman"/>
          <w:sz w:val="24"/>
          <w:szCs w:val="24"/>
        </w:rPr>
        <w:fldChar w:fldCharType="begin"/>
      </w:r>
      <w:r w:rsidRPr="00EF53A9">
        <w:rPr>
          <w:rFonts w:ascii="Times New Roman" w:hAnsi="Times New Roman" w:cs="Times New Roman"/>
          <w:sz w:val="24"/>
          <w:szCs w:val="24"/>
        </w:rPr>
        <w:instrText xml:space="preserve"> XE "Paul Radin’s" </w:instrText>
      </w:r>
      <w:r w:rsidRPr="00EF53A9">
        <w:rPr>
          <w:rFonts w:ascii="Times New Roman" w:hAnsi="Times New Roman" w:cs="Times New Roman"/>
          <w:sz w:val="24"/>
          <w:szCs w:val="24"/>
        </w:rPr>
        <w:fldChar w:fldCharType="end"/>
      </w:r>
      <w:r w:rsidRPr="00EF53A9">
        <w:rPr>
          <w:rFonts w:ascii="Times New Roman" w:hAnsi="Times New Roman" w:cs="Times New Roman"/>
          <w:sz w:val="24"/>
          <w:szCs w:val="24"/>
        </w:rPr>
        <w:t xml:space="preserve"> study of Native Americans, The Trickster: A Study in American Indian Mythology (1987, originally 1955). Subsequently, many other studies of Trickster followed. Lewis Hyde’s</w:t>
      </w:r>
      <w:r w:rsidR="007C20B1">
        <w:rPr>
          <w:rFonts w:ascii="Times New Roman" w:hAnsi="Times New Roman" w:cs="Times New Roman"/>
          <w:sz w:val="24"/>
          <w:szCs w:val="24"/>
        </w:rPr>
        <w:t xml:space="preserve"> tour de force,</w:t>
      </w:r>
      <w:ins w:id="1" w:author="Peter Simon" w:date="2013-05-09T23:02:00Z">
        <w:r w:rsidRPr="007C20B1">
          <w:rPr>
            <w:rFonts w:ascii="Times New Roman" w:hAnsi="Times New Roman" w:cs="Times New Roman"/>
            <w:sz w:val="24"/>
            <w:szCs w:val="24"/>
          </w:rPr>
          <w:t xml:space="preserve"> </w:t>
        </w:r>
      </w:ins>
      <w:r w:rsidRPr="007C20B1">
        <w:rPr>
          <w:rFonts w:ascii="Times New Roman" w:hAnsi="Times New Roman" w:cs="Times New Roman"/>
          <w:sz w:val="24"/>
          <w:szCs w:val="24"/>
          <w:u w:val="single"/>
        </w:rPr>
        <w:t>Trickster Makes the World</w:t>
      </w:r>
      <w:r w:rsidRPr="00EF53A9">
        <w:rPr>
          <w:rFonts w:ascii="Times New Roman" w:hAnsi="Times New Roman" w:cs="Times New Roman"/>
          <w:sz w:val="24"/>
          <w:szCs w:val="24"/>
        </w:rPr>
        <w:t xml:space="preserve">, comes closest to what I am trying to convey here. The </w:t>
      </w:r>
      <w:r w:rsidRPr="007C20B1">
        <w:rPr>
          <w:rFonts w:ascii="Times New Roman" w:hAnsi="Times New Roman" w:cs="Times New Roman"/>
          <w:i/>
          <w:sz w:val="24"/>
          <w:szCs w:val="24"/>
        </w:rPr>
        <w:t>Kirkus Review</w:t>
      </w:r>
      <w:r w:rsidRPr="00EF53A9">
        <w:rPr>
          <w:rFonts w:ascii="Times New Roman" w:hAnsi="Times New Roman" w:cs="Times New Roman"/>
          <w:sz w:val="24"/>
          <w:szCs w:val="24"/>
        </w:rPr>
        <w:t xml:space="preserve"> notes that Hyde “delineates some of their common themes: voracious appetite, ingenious theft, deceit, opportunism, and shamelessness. Through such themes trickster</w:t>
      </w:r>
      <w:r w:rsidRPr="00EF53A9">
        <w:rPr>
          <w:rFonts w:ascii="Times New Roman" w:hAnsi="Times New Roman" w:cs="Times New Roman"/>
          <w:sz w:val="24"/>
          <w:szCs w:val="24"/>
        </w:rPr>
        <w:fldChar w:fldCharType="begin"/>
      </w:r>
      <w:r w:rsidRPr="00EF53A9">
        <w:rPr>
          <w:rFonts w:ascii="Times New Roman" w:hAnsi="Times New Roman" w:cs="Times New Roman"/>
          <w:sz w:val="24"/>
          <w:szCs w:val="24"/>
        </w:rPr>
        <w:instrText xml:space="preserve"> XE "trickster" </w:instrText>
      </w:r>
      <w:r w:rsidRPr="00EF53A9">
        <w:rPr>
          <w:rFonts w:ascii="Times New Roman" w:hAnsi="Times New Roman" w:cs="Times New Roman"/>
          <w:sz w:val="24"/>
          <w:szCs w:val="24"/>
        </w:rPr>
        <w:fldChar w:fldCharType="end"/>
      </w:r>
      <w:r w:rsidRPr="00EF53A9">
        <w:rPr>
          <w:rFonts w:ascii="Times New Roman" w:hAnsi="Times New Roman" w:cs="Times New Roman"/>
          <w:sz w:val="24"/>
          <w:szCs w:val="24"/>
        </w:rPr>
        <w:t xml:space="preserve"> tales dramatize a mythic consciousness of accident and contingency (supplementing fate), moral ambiguity, foolishness, and transgression--in other words, the world as it is, rather than the way it may originally have been intended by the more senior gods.” Trickster in art</w:t>
      </w:r>
      <w:r w:rsidR="007C20B1">
        <w:rPr>
          <w:rFonts w:ascii="Times New Roman" w:hAnsi="Times New Roman" w:cs="Times New Roman"/>
          <w:sz w:val="24"/>
          <w:szCs w:val="24"/>
        </w:rPr>
        <w:t>, then,</w:t>
      </w:r>
      <w:r w:rsidRPr="00EF53A9">
        <w:rPr>
          <w:rFonts w:ascii="Times New Roman" w:hAnsi="Times New Roman" w:cs="Times New Roman"/>
          <w:sz w:val="24"/>
          <w:szCs w:val="24"/>
        </w:rPr>
        <w:t xml:space="preserve"> is a mighty force for creativity through change of the status quo. </w:t>
      </w:r>
    </w:p>
    <w:p w14:paraId="01C3D942" w14:textId="435F44F8" w:rsidR="00CA3023" w:rsidRPr="00EF53A9" w:rsidRDefault="00CA3023" w:rsidP="00EF53A9">
      <w:pPr>
        <w:ind w:firstLine="720"/>
        <w:rPr>
          <w:rFonts w:ascii="Times New Roman" w:hAnsi="Times New Roman" w:cs="Times New Roman"/>
          <w:sz w:val="24"/>
          <w:szCs w:val="24"/>
        </w:rPr>
      </w:pPr>
      <w:r w:rsidRPr="00EF53A9">
        <w:rPr>
          <w:rFonts w:ascii="Times New Roman" w:hAnsi="Times New Roman" w:cs="Times New Roman"/>
          <w:sz w:val="24"/>
          <w:szCs w:val="24"/>
        </w:rPr>
        <w:lastRenderedPageBreak/>
        <w:t>Additionally, note the common themes of Trickster</w:t>
      </w:r>
      <w:r w:rsidR="007C20B1">
        <w:rPr>
          <w:rFonts w:ascii="Times New Roman" w:hAnsi="Times New Roman" w:cs="Times New Roman"/>
          <w:sz w:val="24"/>
          <w:szCs w:val="24"/>
        </w:rPr>
        <w:t xml:space="preserve"> associated with Trickster</w:t>
      </w:r>
      <w:r w:rsidRPr="00EF53A9">
        <w:rPr>
          <w:rFonts w:ascii="Times New Roman" w:hAnsi="Times New Roman" w:cs="Times New Roman"/>
          <w:sz w:val="24"/>
          <w:szCs w:val="24"/>
        </w:rPr>
        <w:fldChar w:fldCharType="begin"/>
      </w:r>
      <w:r w:rsidRPr="00EF53A9">
        <w:rPr>
          <w:rFonts w:ascii="Times New Roman" w:hAnsi="Times New Roman" w:cs="Times New Roman"/>
          <w:sz w:val="24"/>
          <w:szCs w:val="24"/>
        </w:rPr>
        <w:instrText xml:space="preserve"> XE "Trickster" </w:instrText>
      </w:r>
      <w:r w:rsidRPr="00EF53A9">
        <w:rPr>
          <w:rFonts w:ascii="Times New Roman" w:hAnsi="Times New Roman" w:cs="Times New Roman"/>
          <w:sz w:val="24"/>
          <w:szCs w:val="24"/>
        </w:rPr>
        <w:fldChar w:fldCharType="end"/>
      </w:r>
      <w:r w:rsidRPr="00EF53A9">
        <w:rPr>
          <w:rFonts w:ascii="Times New Roman" w:hAnsi="Times New Roman" w:cs="Times New Roman"/>
          <w:sz w:val="24"/>
          <w:szCs w:val="24"/>
        </w:rPr>
        <w:t xml:space="preserve">. Trickster has an incredible appetite, whether it is food, sex, or mind-altering substances. He is a shameless thief, crafty in his deceit but albeit loveable and creative. Trickster has a “consciousness of accident and contingency (supplementing fate), moral ambiguity, foolishness, and </w:t>
      </w:r>
      <w:proofErr w:type="spellStart"/>
      <w:r w:rsidRPr="00EF53A9">
        <w:rPr>
          <w:rFonts w:ascii="Times New Roman" w:hAnsi="Times New Roman" w:cs="Times New Roman"/>
          <w:sz w:val="24"/>
          <w:szCs w:val="24"/>
        </w:rPr>
        <w:t>transgression</w:t>
      </w:r>
      <w:del w:id="2" w:author="Peter Simon" w:date="2013-05-09T23:02:00Z">
        <w:r w:rsidRPr="00EF53A9">
          <w:rPr>
            <w:rFonts w:ascii="Times New Roman" w:hAnsi="Times New Roman" w:cs="Times New Roman"/>
            <w:sz w:val="24"/>
            <w:szCs w:val="24"/>
          </w:rPr>
          <w:delText>--</w:delText>
        </w:r>
      </w:del>
      <w:r w:rsidRPr="00EF53A9">
        <w:rPr>
          <w:rFonts w:ascii="Times New Roman" w:hAnsi="Times New Roman" w:cs="Times New Roman"/>
          <w:sz w:val="24"/>
          <w:szCs w:val="24"/>
        </w:rPr>
        <w:t>in</w:t>
      </w:r>
      <w:proofErr w:type="spellEnd"/>
      <w:r w:rsidRPr="00EF53A9">
        <w:rPr>
          <w:rFonts w:ascii="Times New Roman" w:hAnsi="Times New Roman" w:cs="Times New Roman"/>
          <w:sz w:val="24"/>
          <w:szCs w:val="24"/>
        </w:rPr>
        <w:t xml:space="preserve"> other words, the world as it is, rather than the way it may originally have been intended by the more senior gods.” He is noted for mocking these gods, jumping on accident and opportunity to come up with something new, maybe better than what came before</w:t>
      </w:r>
      <w:ins w:id="3" w:author="Peter Simon" w:date="2013-05-09T23:03:00Z">
        <w:r w:rsidRPr="00EF53A9">
          <w:rPr>
            <w:rFonts w:ascii="Times New Roman" w:hAnsi="Times New Roman" w:cs="Times New Roman"/>
            <w:sz w:val="24"/>
            <w:szCs w:val="24"/>
          </w:rPr>
          <w:t>,</w:t>
        </w:r>
      </w:ins>
      <w:r w:rsidRPr="00EF53A9">
        <w:rPr>
          <w:rFonts w:ascii="Times New Roman" w:hAnsi="Times New Roman" w:cs="Times New Roman"/>
          <w:sz w:val="24"/>
          <w:szCs w:val="24"/>
        </w:rPr>
        <w:t xml:space="preserve"> and maybe not. In sum, Trickster is a boundary</w:t>
      </w:r>
      <w:del w:id="4" w:author="Peter Simon" w:date="2013-05-09T23:03:00Z">
        <w:r w:rsidRPr="00EF53A9">
          <w:rPr>
            <w:rFonts w:ascii="Times New Roman" w:hAnsi="Times New Roman" w:cs="Times New Roman"/>
            <w:sz w:val="24"/>
            <w:szCs w:val="24"/>
          </w:rPr>
          <w:delText>-</w:delText>
        </w:r>
      </w:del>
      <w:ins w:id="5" w:author="Peter Simon" w:date="2013-05-09T23:03:00Z">
        <w:r w:rsidRPr="00EF53A9">
          <w:rPr>
            <w:rFonts w:ascii="Times New Roman" w:hAnsi="Times New Roman" w:cs="Times New Roman"/>
            <w:sz w:val="24"/>
            <w:szCs w:val="24"/>
          </w:rPr>
          <w:t xml:space="preserve"> </w:t>
        </w:r>
      </w:ins>
      <w:r w:rsidRPr="00EF53A9">
        <w:rPr>
          <w:rFonts w:ascii="Times New Roman" w:hAnsi="Times New Roman" w:cs="Times New Roman"/>
          <w:sz w:val="24"/>
          <w:szCs w:val="24"/>
        </w:rPr>
        <w:t>crosser. He apparently is unable to resist finding out what is on the other side. Trickster seemingly must subvert boundaries</w:t>
      </w:r>
      <w:r w:rsidRPr="00EF53A9">
        <w:rPr>
          <w:rFonts w:ascii="Times New Roman" w:hAnsi="Times New Roman" w:cs="Times New Roman"/>
          <w:sz w:val="24"/>
          <w:szCs w:val="24"/>
        </w:rPr>
        <w:fldChar w:fldCharType="begin"/>
      </w:r>
      <w:r w:rsidRPr="00EF53A9">
        <w:rPr>
          <w:rFonts w:ascii="Times New Roman" w:hAnsi="Times New Roman" w:cs="Times New Roman"/>
          <w:sz w:val="24"/>
          <w:szCs w:val="24"/>
        </w:rPr>
        <w:instrText xml:space="preserve"> XE "boundaries" </w:instrText>
      </w:r>
      <w:r w:rsidRPr="00EF53A9">
        <w:rPr>
          <w:rFonts w:ascii="Times New Roman" w:hAnsi="Times New Roman" w:cs="Times New Roman"/>
          <w:sz w:val="24"/>
          <w:szCs w:val="24"/>
        </w:rPr>
        <w:fldChar w:fldCharType="end"/>
      </w:r>
      <w:r w:rsidRPr="00EF53A9">
        <w:rPr>
          <w:rFonts w:ascii="Times New Roman" w:hAnsi="Times New Roman" w:cs="Times New Roman"/>
          <w:sz w:val="24"/>
          <w:szCs w:val="24"/>
        </w:rPr>
        <w:t xml:space="preserve"> and present the moral ambiguity present in the world. </w:t>
      </w:r>
    </w:p>
    <w:p w14:paraId="51727C09" w14:textId="702367BE" w:rsidR="009B3B3A" w:rsidRDefault="009B3B3A" w:rsidP="00C65297">
      <w:pPr>
        <w:ind w:firstLine="720"/>
        <w:rPr>
          <w:rStyle w:val="ft53"/>
          <w:rFonts w:ascii="Times New Roman" w:hAnsi="Times New Roman" w:cs="Times New Roman"/>
          <w:sz w:val="24"/>
          <w:szCs w:val="24"/>
        </w:rPr>
      </w:pPr>
      <w:r w:rsidRPr="00EF53A9">
        <w:rPr>
          <w:rFonts w:ascii="Times New Roman" w:hAnsi="Times New Roman" w:cs="Times New Roman"/>
          <w:sz w:val="24"/>
          <w:szCs w:val="24"/>
        </w:rPr>
        <w:t xml:space="preserve">The </w:t>
      </w:r>
      <w:r w:rsidR="00974475">
        <w:rPr>
          <w:rFonts w:ascii="Times New Roman" w:hAnsi="Times New Roman" w:cs="Times New Roman"/>
          <w:sz w:val="24"/>
          <w:szCs w:val="24"/>
        </w:rPr>
        <w:t xml:space="preserve">Yoruba </w:t>
      </w:r>
      <w:r w:rsidRPr="00EF53A9">
        <w:rPr>
          <w:rFonts w:ascii="Times New Roman" w:hAnsi="Times New Roman" w:cs="Times New Roman"/>
          <w:sz w:val="24"/>
          <w:szCs w:val="24"/>
        </w:rPr>
        <w:t xml:space="preserve">trickster </w:t>
      </w:r>
      <w:r w:rsidR="00974475" w:rsidRPr="00EF53A9">
        <w:rPr>
          <w:rFonts w:ascii="Times New Roman" w:hAnsi="Times New Roman" w:cs="Times New Roman"/>
          <w:sz w:val="24"/>
          <w:szCs w:val="24"/>
        </w:rPr>
        <w:t xml:space="preserve">Eshu </w:t>
      </w:r>
      <w:r w:rsidR="00974475">
        <w:rPr>
          <w:rFonts w:ascii="Times New Roman" w:hAnsi="Times New Roman" w:cs="Times New Roman"/>
          <w:sz w:val="24"/>
          <w:szCs w:val="24"/>
        </w:rPr>
        <w:t xml:space="preserve">is </w:t>
      </w:r>
      <w:r w:rsidRPr="00EF53A9">
        <w:rPr>
          <w:rFonts w:ascii="Times New Roman" w:hAnsi="Times New Roman" w:cs="Times New Roman"/>
          <w:sz w:val="24"/>
          <w:szCs w:val="24"/>
        </w:rPr>
        <w:t>a character who disturbs the peace by questioning norms and calling his people to be attentive skeptics of order. He also employs a crafty and cunning wit in the face of the more powerful</w:t>
      </w:r>
      <w:r w:rsidR="00974475">
        <w:rPr>
          <w:rFonts w:ascii="Times New Roman" w:hAnsi="Times New Roman" w:cs="Times New Roman"/>
          <w:sz w:val="24"/>
          <w:szCs w:val="24"/>
        </w:rPr>
        <w:t xml:space="preserve"> gods</w:t>
      </w:r>
      <w:r w:rsidRPr="00EF53A9">
        <w:rPr>
          <w:rFonts w:ascii="Times New Roman" w:hAnsi="Times New Roman" w:cs="Times New Roman"/>
          <w:sz w:val="24"/>
          <w:szCs w:val="24"/>
        </w:rPr>
        <w:t>, preserving his and others' freedom where it might potentially be cur</w:t>
      </w:r>
      <w:r w:rsidR="00974475">
        <w:rPr>
          <w:rFonts w:ascii="Times New Roman" w:hAnsi="Times New Roman" w:cs="Times New Roman"/>
          <w:sz w:val="24"/>
          <w:szCs w:val="24"/>
        </w:rPr>
        <w:t>tailed. The Yoruba also compare</w:t>
      </w:r>
      <w:r w:rsidRPr="00EF53A9">
        <w:rPr>
          <w:rFonts w:ascii="Times New Roman" w:hAnsi="Times New Roman" w:cs="Times New Roman"/>
          <w:sz w:val="24"/>
          <w:szCs w:val="24"/>
        </w:rPr>
        <w:t xml:space="preserve"> their trickster to the artist, celebrating his imaginative capacities and malleable skills. Humor is a powerful tool in a Trickster’s repertoire. It is also a powerful tool in music, and in other creative art forms because it shows that things can be other than they are. Reality is always a ma</w:t>
      </w:r>
      <w:r w:rsidR="009A011B">
        <w:rPr>
          <w:rFonts w:ascii="Times New Roman" w:hAnsi="Times New Roman" w:cs="Times New Roman"/>
          <w:sz w:val="24"/>
          <w:szCs w:val="24"/>
        </w:rPr>
        <w:t>tter of perspective, of mutation.</w:t>
      </w:r>
      <w:r w:rsidRPr="00EF53A9">
        <w:rPr>
          <w:rStyle w:val="Hyperlink"/>
          <w:rFonts w:ascii="Times New Roman" w:hAnsi="Times New Roman" w:cs="Times New Roman"/>
          <w:sz w:val="24"/>
          <w:szCs w:val="24"/>
        </w:rPr>
        <w:t xml:space="preserve"> </w:t>
      </w:r>
      <w:r w:rsidRPr="00EF53A9">
        <w:rPr>
          <w:rStyle w:val="ft53"/>
          <w:rFonts w:ascii="Times New Roman" w:hAnsi="Times New Roman" w:cs="Times New Roman"/>
          <w:sz w:val="24"/>
          <w:szCs w:val="24"/>
        </w:rPr>
        <w:t xml:space="preserve">However, the humor is part of a critique of the dominant classes who repress otherwise powerless people. It is also an attack on corrupt social structures and their leaders by </w:t>
      </w:r>
      <w:r w:rsidR="00974475">
        <w:rPr>
          <w:rStyle w:val="ft53"/>
          <w:rFonts w:ascii="Times New Roman" w:hAnsi="Times New Roman" w:cs="Times New Roman"/>
          <w:sz w:val="24"/>
          <w:szCs w:val="24"/>
        </w:rPr>
        <w:t>the otherwise powerless.</w:t>
      </w:r>
    </w:p>
    <w:p w14:paraId="50BD66A9" w14:textId="77777777" w:rsidR="00974475" w:rsidRDefault="009A011B" w:rsidP="00974475">
      <w:pPr>
        <w:ind w:firstLine="720"/>
        <w:rPr>
          <w:rStyle w:val="ft53"/>
          <w:rFonts w:ascii="Times New Roman" w:hAnsi="Times New Roman" w:cs="Times New Roman"/>
          <w:sz w:val="24"/>
          <w:szCs w:val="24"/>
        </w:rPr>
      </w:pPr>
      <w:r>
        <w:rPr>
          <w:rStyle w:val="ft53"/>
          <w:rFonts w:ascii="Times New Roman" w:hAnsi="Times New Roman" w:cs="Times New Roman"/>
          <w:sz w:val="24"/>
          <w:szCs w:val="24"/>
        </w:rPr>
        <w:t xml:space="preserve">Eshu, however, is not the only Yoruba Trickster. There is also </w:t>
      </w:r>
      <w:r w:rsidR="00AF620D">
        <w:rPr>
          <w:rStyle w:val="ft53"/>
          <w:rFonts w:ascii="Times New Roman" w:hAnsi="Times New Roman" w:cs="Times New Roman"/>
          <w:sz w:val="24"/>
          <w:szCs w:val="24"/>
        </w:rPr>
        <w:t>Tortoise. As Sekoni notes,</w:t>
      </w:r>
    </w:p>
    <w:p w14:paraId="0A7F7837" w14:textId="0D1854A3" w:rsidR="00DA6114" w:rsidRPr="00974475" w:rsidRDefault="00AF620D" w:rsidP="00974475">
      <w:pPr>
        <w:ind w:left="1440"/>
        <w:jc w:val="both"/>
        <w:rPr>
          <w:rFonts w:ascii="Times New Roman" w:hAnsi="Times New Roman" w:cs="Times New Roman"/>
          <w:sz w:val="24"/>
          <w:szCs w:val="24"/>
        </w:rPr>
      </w:pPr>
      <w:r w:rsidRPr="00974475">
        <w:rPr>
          <w:rFonts w:ascii="Times New Roman" w:hAnsi="Times New Roman" w:cs="Times New Roman"/>
          <w:sz w:val="24"/>
          <w:szCs w:val="24"/>
          <w:bdr w:val="none" w:sz="0" w:space="0" w:color="auto" w:frame="1"/>
          <w:shd w:val="clear" w:color="auto" w:fill="F6EFCB"/>
        </w:rPr>
        <w:t>Tortoise tales constitute a narrative subgenre that appears to be popular, principally among the masses, or the nonhegemonic members of different Yoruba communities.  Unlike myths or rituals, performed principally by official historians</w:t>
      </w:r>
      <w:r w:rsidRPr="00974475">
        <w:rPr>
          <w:rFonts w:ascii="Times New Roman" w:hAnsi="Times New Roman" w:cs="Times New Roman"/>
          <w:sz w:val="24"/>
          <w:szCs w:val="24"/>
          <w:bdr w:val="none" w:sz="0" w:space="0" w:color="auto" w:frame="1"/>
          <w:shd w:val="clear" w:color="auto" w:fill="F6EFCB"/>
        </w:rPr>
        <w:lastRenderedPageBreak/>
        <w:t xml:space="preserve"> orritual priests as spokesmen for the culture's hegemonic group, trickster tales are performed in the privacy of homes by grandmothers, elderly aunts, mothers, and sometimes grandfathers, and in recent times by teenagers and adults in urban          centers.Such tales are told with a view to examine secular or social conflicts incontradistinction to the emphasis in myth and ritual on ontological or primordial </w:t>
      </w:r>
      <w:r w:rsidR="00C41B7B" w:rsidRPr="00974475">
        <w:rPr>
          <w:rFonts w:ascii="Times New Roman" w:hAnsi="Times New Roman" w:cs="Times New Roman"/>
          <w:sz w:val="24"/>
          <w:szCs w:val="24"/>
          <w:bdr w:val="none" w:sz="0" w:space="0" w:color="auto" w:frame="1"/>
          <w:shd w:val="clear" w:color="auto" w:fill="F6EFCB"/>
        </w:rPr>
        <w:t>conflicts (Sekoni 1994:1)</w:t>
      </w:r>
    </w:p>
    <w:p w14:paraId="57339C56" w14:textId="149860BA" w:rsidR="00AF620D" w:rsidRPr="00974475" w:rsidRDefault="00AF620D" w:rsidP="00974475">
      <w:pPr>
        <w:pStyle w:val="Heading3"/>
        <w:jc w:val="both"/>
        <w:rPr>
          <w:rFonts w:ascii="Times New Roman" w:hAnsi="Times New Roman" w:cs="Times New Roman"/>
          <w:color w:val="auto"/>
          <w:bdr w:val="none" w:sz="0" w:space="0" w:color="auto" w:frame="1"/>
          <w:shd w:val="clear" w:color="auto" w:fill="F6EFCB"/>
        </w:rPr>
      </w:pPr>
      <w:r w:rsidRPr="00974475">
        <w:rPr>
          <w:rFonts w:ascii="Times New Roman" w:hAnsi="Times New Roman" w:cs="Times New Roman"/>
          <w:color w:val="auto"/>
          <w:bdr w:val="none" w:sz="0" w:space="0" w:color="auto" w:frame="1"/>
          <w:shd w:val="clear" w:color="auto" w:fill="F6EFCB"/>
        </w:rPr>
        <w:tab/>
      </w:r>
      <w:r w:rsidR="00024426" w:rsidRPr="00974475">
        <w:rPr>
          <w:rFonts w:ascii="Times New Roman" w:hAnsi="Times New Roman" w:cs="Times New Roman"/>
          <w:color w:val="auto"/>
          <w:bdr w:val="none" w:sz="0" w:space="0" w:color="auto" w:frame="1"/>
          <w:shd w:val="clear" w:color="auto" w:fill="F6EFCB"/>
        </w:rPr>
        <w:t xml:space="preserve">Tortoise, Ijapa, is a secular Trickster while Eshu is a religious one. </w:t>
      </w:r>
      <w:r w:rsidR="005B42B7" w:rsidRPr="00974475">
        <w:rPr>
          <w:rFonts w:ascii="Times New Roman" w:hAnsi="Times New Roman" w:cs="Times New Roman"/>
          <w:color w:val="auto"/>
          <w:bdr w:val="none" w:sz="0" w:space="0" w:color="auto" w:frame="1"/>
          <w:shd w:val="clear" w:color="auto" w:fill="F6EFCB"/>
        </w:rPr>
        <w:t xml:space="preserve">Sekoni stresses that there is a distinction among the Yoruba between mythic and secular (social) Tricksters and that social Tricksters have greater flexibility. This distinction, moreover, reflects that between official and popular views of reality </w:t>
      </w:r>
      <w:r w:rsidR="00974475" w:rsidRPr="00974475">
        <w:rPr>
          <w:rFonts w:ascii="Times New Roman" w:hAnsi="Times New Roman" w:cs="Times New Roman"/>
          <w:color w:val="auto"/>
          <w:bdr w:val="none" w:sz="0" w:space="0" w:color="auto" w:frame="1"/>
          <w:shd w:val="clear" w:color="auto" w:fill="F6EFCB"/>
        </w:rPr>
        <w:t>(Sekoni</w:t>
      </w:r>
      <w:r w:rsidR="005B42B7" w:rsidRPr="00974475">
        <w:rPr>
          <w:rFonts w:ascii="Times New Roman" w:hAnsi="Times New Roman" w:cs="Times New Roman"/>
          <w:color w:val="auto"/>
          <w:bdr w:val="none" w:sz="0" w:space="0" w:color="auto" w:frame="1"/>
          <w:shd w:val="clear" w:color="auto" w:fill="F6EFCB"/>
        </w:rPr>
        <w:t xml:space="preserve"> 1994:5). </w:t>
      </w:r>
    </w:p>
    <w:p w14:paraId="66A7D12D" w14:textId="77777777" w:rsidR="00974475" w:rsidRDefault="005B42B7" w:rsidP="00974475">
      <w:pPr>
        <w:pStyle w:val="Heading3"/>
        <w:jc w:val="both"/>
        <w:rPr>
          <w:rFonts w:ascii="Times New Roman" w:hAnsi="Times New Roman" w:cs="Times New Roman"/>
          <w:color w:val="auto"/>
          <w:bdr w:val="none" w:sz="0" w:space="0" w:color="auto" w:frame="1"/>
          <w:shd w:val="clear" w:color="auto" w:fill="F6EFCB"/>
        </w:rPr>
      </w:pPr>
      <w:r w:rsidRPr="00974475">
        <w:rPr>
          <w:rFonts w:ascii="Times New Roman" w:hAnsi="Times New Roman" w:cs="Times New Roman"/>
          <w:color w:val="auto"/>
          <w:bdr w:val="none" w:sz="0" w:space="0" w:color="auto" w:frame="1"/>
          <w:shd w:val="clear" w:color="auto" w:fill="F6EFCB"/>
        </w:rPr>
        <w:tab/>
        <w:t xml:space="preserve">Finally, Sekoni makes a major point in noting, </w:t>
      </w:r>
    </w:p>
    <w:p w14:paraId="72017E95" w14:textId="4F108663" w:rsidR="005B42B7" w:rsidRPr="00974475" w:rsidRDefault="00974475" w:rsidP="00974475">
      <w:pPr>
        <w:pStyle w:val="Heading3"/>
        <w:ind w:left="1440"/>
        <w:jc w:val="both"/>
        <w:rPr>
          <w:rFonts w:ascii="Times New Roman" w:hAnsi="Times New Roman" w:cs="Times New Roman"/>
          <w:color w:val="auto"/>
          <w:shd w:val="clear" w:color="auto" w:fill="FFFFFF"/>
        </w:rPr>
      </w:pPr>
      <w:r>
        <w:rPr>
          <w:rFonts w:ascii="Times New Roman" w:hAnsi="Times New Roman" w:cs="Times New Roman"/>
          <w:color w:val="auto"/>
          <w:bdr w:val="none" w:sz="0" w:space="0" w:color="auto" w:frame="1"/>
          <w:shd w:val="clear" w:color="auto" w:fill="F6EFCB"/>
        </w:rPr>
        <w:t>A</w:t>
      </w:r>
      <w:r w:rsidR="005B42B7" w:rsidRPr="00974475">
        <w:rPr>
          <w:rFonts w:ascii="Times New Roman" w:hAnsi="Times New Roman" w:cs="Times New Roman"/>
          <w:color w:val="auto"/>
          <w:shd w:val="clear" w:color="auto" w:fill="FFFFFF"/>
        </w:rPr>
        <w:t>lthough there is an etiological tale of linkage between Esu and Ijapa, the conception and resolution of conflicts in which the Tortoise is involved never engage the divine trickster. In fact, a major theme in the etiological tale of Ijapa's connection with Esu is one of apprenticeship and the parting of ways between the two figures. It is remarkable that out of more than five hundred trickster tales collected for this study, only five tales (all of them variants of each other) relate the divine trickster to the secular one. Indeed the tale summarized below is etiological, explaining the origin of the secular antihegemonic trickster. (Sekoni 6)”</w:t>
      </w:r>
    </w:p>
    <w:p w14:paraId="3E62172F" w14:textId="77777777" w:rsidR="005B42B7" w:rsidRDefault="005B42B7" w:rsidP="00AF620D">
      <w:pPr>
        <w:rPr>
          <w:rFonts w:ascii="Lucida Sans Unicode" w:hAnsi="Lucida Sans Unicode" w:cs="Lucida Sans Unicode"/>
          <w:color w:val="333333"/>
          <w:sz w:val="20"/>
          <w:szCs w:val="20"/>
          <w:shd w:val="clear" w:color="auto" w:fill="FFFFFF"/>
        </w:rPr>
      </w:pPr>
      <w:r>
        <w:rPr>
          <w:rFonts w:ascii="Lucida Sans Unicode" w:hAnsi="Lucida Sans Unicode" w:cs="Lucida Sans Unicode"/>
          <w:color w:val="333333"/>
          <w:sz w:val="20"/>
          <w:szCs w:val="20"/>
          <w:shd w:val="clear" w:color="auto" w:fill="FFFFFF"/>
        </w:rPr>
        <w:tab/>
        <w:t>Sek</w:t>
      </w:r>
      <w:r w:rsidR="001248D4">
        <w:rPr>
          <w:rFonts w:ascii="Lucida Sans Unicode" w:hAnsi="Lucida Sans Unicode" w:cs="Lucida Sans Unicode"/>
          <w:color w:val="333333"/>
          <w:sz w:val="20"/>
          <w:szCs w:val="20"/>
          <w:shd w:val="clear" w:color="auto" w:fill="FFFFFF"/>
        </w:rPr>
        <w:t>oni then relates the tale of</w:t>
      </w:r>
      <w:r>
        <w:rPr>
          <w:rFonts w:ascii="Lucida Sans Unicode" w:hAnsi="Lucida Sans Unicode" w:cs="Lucida Sans Unicode"/>
          <w:color w:val="333333"/>
          <w:sz w:val="20"/>
          <w:szCs w:val="20"/>
          <w:shd w:val="clear" w:color="auto" w:fill="FFFFFF"/>
        </w:rPr>
        <w:t xml:space="preserve"> Ijapa’</w:t>
      </w:r>
      <w:r w:rsidR="001248D4">
        <w:rPr>
          <w:rFonts w:ascii="Lucida Sans Unicode" w:hAnsi="Lucida Sans Unicode" w:cs="Lucida Sans Unicode"/>
          <w:color w:val="333333"/>
          <w:sz w:val="20"/>
          <w:szCs w:val="20"/>
          <w:shd w:val="clear" w:color="auto" w:fill="FFFFFF"/>
        </w:rPr>
        <w:t>s split from Esu and his role as the underdog. Basically, Ijapa refused to pay tribute to Esu for a trip to Ondo, or some say Benin or some other Yoruba town. He consulted Orunmila who advised him to pay the tribute to Esu. On hearing that Ijapa had worked two extra years for free as Eshu’s apprentice, Orunmila</w:t>
      </w:r>
      <w:r w:rsidR="00D7409F">
        <w:rPr>
          <w:rFonts w:ascii="Lucida Sans Unicode" w:hAnsi="Lucida Sans Unicode" w:cs="Lucida Sans Unicode"/>
          <w:color w:val="333333"/>
          <w:sz w:val="20"/>
          <w:szCs w:val="20"/>
          <w:shd w:val="clear" w:color="auto" w:fill="FFFFFF"/>
        </w:rPr>
        <w:t xml:space="preserve">, the Yoruba Orisha of </w:t>
      </w:r>
      <w:r w:rsidR="00D7409F">
        <w:rPr>
          <w:rFonts w:ascii="Lucida Sans Unicode" w:hAnsi="Lucida Sans Unicode" w:cs="Lucida Sans Unicode"/>
          <w:color w:val="333333"/>
          <w:sz w:val="20"/>
          <w:szCs w:val="20"/>
          <w:shd w:val="clear" w:color="auto" w:fill="FFFFFF"/>
        </w:rPr>
        <w:lastRenderedPageBreak/>
        <w:t>wisdom,</w:t>
      </w:r>
      <w:r w:rsidR="001248D4">
        <w:rPr>
          <w:rFonts w:ascii="Lucida Sans Unicode" w:hAnsi="Lucida Sans Unicode" w:cs="Lucida Sans Unicode"/>
          <w:color w:val="333333"/>
          <w:sz w:val="20"/>
          <w:szCs w:val="20"/>
          <w:shd w:val="clear" w:color="auto" w:fill="FFFFFF"/>
        </w:rPr>
        <w:t xml:space="preserve"> said the choice was his. When Ijapa reached the gates of the city, Eshu disguised </w:t>
      </w:r>
      <w:r w:rsidR="001248D4" w:rsidRPr="00E27A73">
        <w:rPr>
          <w:rFonts w:ascii="Lucida Sans Unicode" w:hAnsi="Lucida Sans Unicode" w:cs="Lucida Sans Unicode"/>
          <w:color w:val="333333"/>
          <w:sz w:val="24"/>
          <w:szCs w:val="24"/>
          <w:shd w:val="clear" w:color="auto" w:fill="FFFFFF"/>
        </w:rPr>
        <w:t>himself as an old man with lice and told Ijapa he could not enter the town until he helped him</w:t>
      </w:r>
      <w:r w:rsidR="001248D4">
        <w:rPr>
          <w:rFonts w:ascii="Lucida Sans Unicode" w:hAnsi="Lucida Sans Unicode" w:cs="Lucida Sans Unicode"/>
          <w:color w:val="333333"/>
          <w:sz w:val="20"/>
          <w:szCs w:val="20"/>
          <w:shd w:val="clear" w:color="auto" w:fill="FFFFFF"/>
        </w:rPr>
        <w:t xml:space="preserve"> get rid of his lice. However, the more Ijapa scratched the old man’s head, the more lice he produced. Finally, Ijapa was left without the workers who had accompanied him to aid him with transporting his goods. The old man revealed himself as Eshu and laughed because he had received far more than the tribute he had originally requested. Ijapa swore to have no more dealings with Eshu, thus securing the split between sacred and secular. </w:t>
      </w:r>
    </w:p>
    <w:p w14:paraId="610CFBDF" w14:textId="45BFAF42" w:rsidR="00D7409F" w:rsidRPr="00E27A73" w:rsidRDefault="00E27A73" w:rsidP="00E27A73">
      <w:pPr>
        <w:rPr>
          <w:rFonts w:ascii="Lucida Sans Unicode" w:hAnsi="Lucida Sans Unicode" w:cs="Lucida Sans Unicode"/>
          <w:b/>
          <w:color w:val="333333"/>
          <w:sz w:val="20"/>
          <w:szCs w:val="20"/>
          <w:shd w:val="clear" w:color="auto" w:fill="FFFFFF"/>
        </w:rPr>
      </w:pPr>
      <w:r w:rsidRPr="00E27A73">
        <w:rPr>
          <w:rFonts w:ascii="Lucida Sans Unicode" w:hAnsi="Lucida Sans Unicode" w:cs="Lucida Sans Unicode"/>
          <w:b/>
          <w:color w:val="333333"/>
          <w:sz w:val="20"/>
          <w:szCs w:val="20"/>
          <w:shd w:val="clear" w:color="auto" w:fill="FFFFFF"/>
        </w:rPr>
        <w:t>Ijapa</w:t>
      </w:r>
    </w:p>
    <w:p w14:paraId="4A277EDD" w14:textId="2098FF21" w:rsidR="000F2910" w:rsidRDefault="000F2910" w:rsidP="00E27A73">
      <w:pPr>
        <w:pStyle w:val="cite-style-mla"/>
        <w:spacing w:before="0" w:beforeAutospacing="0" w:after="270" w:afterAutospacing="0" w:line="480" w:lineRule="auto"/>
        <w:ind w:left="1440"/>
        <w:textAlignment w:val="baseline"/>
        <w:rPr>
          <w:color w:val="333333"/>
        </w:rPr>
      </w:pPr>
      <w:r w:rsidRPr="000F2910">
        <w:rPr>
          <w:color w:val="333333"/>
        </w:rPr>
        <w:t>Tortoise as trickster is rebellious not because of his unknown origin, as Deidre La Pin once implied, but because of his marginalization in a world of hierarchy, size and weight. He is smaller than most of the other characters he outsmarts, and when he is outsmarted himself, all of the countertricksters are usually underdogs to Tortoise. Such countertrickster figures as Snail, Bat, and Squirrel are much smaller than Tortoise. Tortoise's rebellious and metamorphic spirit is thus socially motivated; there is always a need for the underdog to challenge, confront, and even attempt to subvert a system that does not recognize him. Social recognition, acceptance, or elevation of the underdog is not realizable within the existing framework that produces his underdog status in the first place. The triumph of Tortoise over more endowed animals and his occasional defeat by smaller, less endowed animals suggest that tricksterism is a logical reaction to a hierarchical social order by characters that image the underdog. Tortoise's personality conforms with Lawrence Levine's v</w:t>
      </w:r>
      <w:r>
        <w:rPr>
          <w:color w:val="333333"/>
        </w:rPr>
        <w:t>iew of African tricksters that ‘</w:t>
      </w:r>
      <w:r w:rsidRPr="000F2910">
        <w:rPr>
          <w:color w:val="333333"/>
        </w:rPr>
        <w:t xml:space="preserve">as interested as </w:t>
      </w:r>
      <w:r w:rsidRPr="000F2910">
        <w:rPr>
          <w:color w:val="333333"/>
        </w:rPr>
        <w:lastRenderedPageBreak/>
        <w:t>they might be in material gains, African trickster-figures are more obsessed with manipulating the story and reversing the normal s</w:t>
      </w:r>
      <w:r>
        <w:rPr>
          <w:color w:val="333333"/>
        </w:rPr>
        <w:t xml:space="preserve">tructure of power and prestige’ </w:t>
      </w:r>
      <w:r w:rsidR="007D282B">
        <w:rPr>
          <w:color w:val="333333"/>
        </w:rPr>
        <w:t>(Levine 1977</w:t>
      </w:r>
      <w:r>
        <w:rPr>
          <w:color w:val="333333"/>
        </w:rPr>
        <w:t>,105</w:t>
      </w:r>
      <w:r w:rsidR="00DE472F">
        <w:rPr>
          <w:color w:val="333333"/>
        </w:rPr>
        <w:t>)’</w:t>
      </w:r>
      <w:r>
        <w:rPr>
          <w:color w:val="333333"/>
        </w:rPr>
        <w:t xml:space="preserve"> </w:t>
      </w:r>
      <w:r w:rsidRPr="000F2910">
        <w:rPr>
          <w:color w:val="333333"/>
        </w:rPr>
        <w:t>(Sek</w:t>
      </w:r>
      <w:r w:rsidR="00E27A73">
        <w:rPr>
          <w:color w:val="333333"/>
        </w:rPr>
        <w:t>oni 1994, 8)</w:t>
      </w:r>
    </w:p>
    <w:p w14:paraId="683AD0DB" w14:textId="5EEEEFDB" w:rsidR="00607EA7" w:rsidRDefault="00DE472F" w:rsidP="000F2910">
      <w:pPr>
        <w:pStyle w:val="cite-style-mla"/>
        <w:spacing w:before="0" w:beforeAutospacing="0" w:after="270" w:afterAutospacing="0" w:line="480" w:lineRule="auto"/>
        <w:textAlignment w:val="baseline"/>
        <w:rPr>
          <w:color w:val="333333"/>
        </w:rPr>
      </w:pPr>
      <w:r>
        <w:rPr>
          <w:color w:val="333333"/>
        </w:rPr>
        <w:tab/>
        <w:t xml:space="preserve">Thus, Tortoise is concerned with playing “tricks” on the powerful and giving power to the oppressed, enabling them, even if just for a short time, victory over those with </w:t>
      </w:r>
      <w:r w:rsidR="006E0857">
        <w:rPr>
          <w:color w:val="333333"/>
        </w:rPr>
        <w:t>power. As Olalya L. Aina notes “Ijapa’s curiosity is never satisfied and this has led him into many adventures, which always land him into serious trouble. As a result of his troubles turtle is often sentenced to death but</w:t>
      </w:r>
      <w:r w:rsidR="00856E22">
        <w:rPr>
          <w:color w:val="333333"/>
        </w:rPr>
        <w:t>, according to Yoruba folk tales, he</w:t>
      </w:r>
      <w:r w:rsidR="006E0857">
        <w:rPr>
          <w:color w:val="333333"/>
        </w:rPr>
        <w:t xml:space="preserve"> never dies.  </w:t>
      </w:r>
      <w:r w:rsidR="00856E22">
        <w:rPr>
          <w:color w:val="333333"/>
        </w:rPr>
        <w:t>Each time he outwits his enemies and rises again to outwit his enemies to continue his life of adventure. Ijapa’s ever-loving wife Yannibo sometimes comes to his rescue.</w:t>
      </w:r>
      <w:r w:rsidR="00E27A73">
        <w:rPr>
          <w:color w:val="333333"/>
        </w:rPr>
        <w:t>”</w:t>
      </w:r>
      <w:r w:rsidR="00192DAF">
        <w:rPr>
          <w:color w:val="333333"/>
        </w:rPr>
        <w:tab/>
      </w:r>
      <w:r w:rsidR="00856E22">
        <w:rPr>
          <w:color w:val="333333"/>
        </w:rPr>
        <w:t xml:space="preserve"> (Aina 2010:1)</w:t>
      </w:r>
    </w:p>
    <w:p w14:paraId="34F4DCAA" w14:textId="02B78584" w:rsidR="00665CB1" w:rsidRDefault="00FA071E" w:rsidP="00192DAF">
      <w:pPr>
        <w:pStyle w:val="cite-style-mla"/>
        <w:spacing w:before="0" w:beforeAutospacing="0" w:after="270" w:afterAutospacing="0" w:line="480" w:lineRule="auto"/>
        <w:textAlignment w:val="baseline"/>
        <w:rPr>
          <w:bCs/>
        </w:rPr>
      </w:pPr>
      <w:r>
        <w:rPr>
          <w:color w:val="333333"/>
        </w:rPr>
        <w:tab/>
      </w:r>
      <w:r>
        <w:rPr>
          <w:color w:val="333333"/>
        </w:rPr>
        <w:tab/>
        <w:t xml:space="preserve">The following stories illustrate </w:t>
      </w:r>
      <w:r w:rsidR="00861558">
        <w:rPr>
          <w:color w:val="333333"/>
        </w:rPr>
        <w:t xml:space="preserve">some of these </w:t>
      </w:r>
      <w:proofErr w:type="spellStart"/>
      <w:r w:rsidR="00861558">
        <w:rPr>
          <w:color w:val="333333"/>
        </w:rPr>
        <w:t>points.</w:t>
      </w:r>
      <w:r w:rsidR="00665CB1">
        <w:rPr>
          <w:color w:val="333333"/>
        </w:rPr>
        <w:t>This</w:t>
      </w:r>
      <w:proofErr w:type="spellEnd"/>
      <w:r w:rsidR="00665CB1">
        <w:rPr>
          <w:color w:val="333333"/>
        </w:rPr>
        <w:t xml:space="preserve"> story deals with tortoise’s perpetual enemy, Monkey. Some see Monkey as either Legba </w:t>
      </w:r>
      <w:r w:rsidR="00665CB1" w:rsidRPr="00665CB1">
        <w:rPr>
          <w:color w:val="333333"/>
        </w:rPr>
        <w:t xml:space="preserve">(Esu) or a stand in for him. In any case, he and tortoise always appear to be at odds. </w:t>
      </w:r>
      <w:r w:rsidR="00665CB1">
        <w:rPr>
          <w:color w:val="333333"/>
        </w:rPr>
        <w:t>In this story</w:t>
      </w:r>
      <w:r w:rsidR="00E56168">
        <w:rPr>
          <w:bCs/>
        </w:rPr>
        <w:t xml:space="preserve"> Monkey refuses to give Ijapa his due. The story opens in this manner. </w:t>
      </w:r>
    </w:p>
    <w:p w14:paraId="30C244EB" w14:textId="17DD181B" w:rsidR="00E56168" w:rsidRDefault="00665CB1" w:rsidP="00E56168">
      <w:pPr>
        <w:shd w:val="clear" w:color="auto" w:fill="FFFFFF"/>
        <w:ind w:left="1440"/>
        <w:rPr>
          <w:rFonts w:ascii="Times New Roman" w:eastAsia="Times New Roman" w:hAnsi="Times New Roman" w:cs="Times New Roman"/>
          <w:color w:val="304050"/>
          <w:sz w:val="24"/>
          <w:szCs w:val="24"/>
        </w:rPr>
      </w:pPr>
      <w:r w:rsidRPr="00665CB1">
        <w:rPr>
          <w:rFonts w:ascii="Times New Roman" w:eastAsia="Times New Roman" w:hAnsi="Times New Roman" w:cs="Times New Roman"/>
          <w:color w:val="304050"/>
          <w:sz w:val="24"/>
          <w:szCs w:val="24"/>
        </w:rPr>
        <w:t xml:space="preserve">Ijapa (Tortoise) is content with the respect he commands from the animal </w:t>
      </w:r>
      <w:r w:rsidR="00E27A73">
        <w:rPr>
          <w:rFonts w:ascii="Times New Roman" w:eastAsia="Times New Roman" w:hAnsi="Times New Roman" w:cs="Times New Roman"/>
          <w:color w:val="304050"/>
          <w:sz w:val="24"/>
          <w:szCs w:val="24"/>
        </w:rPr>
        <w:t>co</w:t>
      </w:r>
      <w:r w:rsidR="00E27A73" w:rsidRPr="00665CB1">
        <w:rPr>
          <w:rFonts w:ascii="Times New Roman" w:eastAsia="Times New Roman" w:hAnsi="Times New Roman" w:cs="Times New Roman"/>
          <w:color w:val="304050"/>
          <w:sz w:val="24"/>
          <w:szCs w:val="24"/>
        </w:rPr>
        <w:t>mmunity</w:t>
      </w:r>
      <w:r w:rsidRPr="00665CB1">
        <w:rPr>
          <w:rFonts w:ascii="Times New Roman" w:eastAsia="Times New Roman" w:hAnsi="Times New Roman" w:cs="Times New Roman"/>
          <w:color w:val="304050"/>
          <w:sz w:val="24"/>
          <w:szCs w:val="24"/>
        </w:rPr>
        <w:t>.  Everyone appreciates his cunning ways and wisdom.  “Everyone, except that annoying arrogant Monkey”, he thought.</w:t>
      </w:r>
    </w:p>
    <w:p w14:paraId="27DAB913" w14:textId="77777777" w:rsidR="00665CB1" w:rsidRPr="00665CB1" w:rsidRDefault="00E56168" w:rsidP="00E56168">
      <w:pP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304050"/>
          <w:sz w:val="24"/>
          <w:szCs w:val="24"/>
        </w:rPr>
        <w:t xml:space="preserve">Ijapa was upset because Monkey had not responded in public to the traditional greeting, </w:t>
      </w:r>
      <w:r w:rsidR="00665CB1" w:rsidRPr="00665CB1">
        <w:rPr>
          <w:rFonts w:ascii="Times New Roman" w:eastAsia="Times New Roman" w:hAnsi="Times New Roman" w:cs="Times New Roman"/>
          <w:color w:val="304050"/>
          <w:sz w:val="24"/>
          <w:szCs w:val="24"/>
        </w:rPr>
        <w:t>"May we not be blamed for that for which we are not responsible."  </w:t>
      </w:r>
      <w:r>
        <w:rPr>
          <w:rFonts w:ascii="Times New Roman" w:eastAsia="Times New Roman" w:hAnsi="Times New Roman" w:cs="Times New Roman"/>
          <w:color w:val="304050"/>
          <w:sz w:val="24"/>
          <w:szCs w:val="24"/>
        </w:rPr>
        <w:t xml:space="preserve">The appropriate response is </w:t>
      </w:r>
    </w:p>
    <w:p w14:paraId="0CFACF3E" w14:textId="77777777" w:rsidR="00665CB1" w:rsidRPr="00665CB1" w:rsidRDefault="00665CB1" w:rsidP="00665CB1">
      <w:pPr>
        <w:rPr>
          <w:rFonts w:ascii="Times New Roman" w:eastAsia="Times New Roman" w:hAnsi="Times New Roman" w:cs="Times New Roman"/>
          <w:sz w:val="24"/>
          <w:szCs w:val="24"/>
        </w:rPr>
      </w:pPr>
      <w:r w:rsidRPr="00665CB1">
        <w:rPr>
          <w:rFonts w:ascii="Times New Roman" w:eastAsia="Times New Roman" w:hAnsi="Times New Roman" w:cs="Times New Roman"/>
          <w:noProof/>
          <w:sz w:val="24"/>
          <w:szCs w:val="24"/>
        </w:rPr>
        <w:lastRenderedPageBreak/>
        <w:drawing>
          <wp:inline distT="0" distB="0" distL="0" distR="0" wp14:anchorId="79B73487" wp14:editId="0467089F">
            <wp:extent cx="2114550" cy="1590675"/>
            <wp:effectExtent l="0" t="0" r="0" b="9525"/>
            <wp:docPr id="1" name="Picture 1" descr="http://www.afrocentrix.com/_wp_generated/wp8ba5a892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56" descr="http://www.afrocentrix.com/_wp_generated/wp8ba5a892_0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1590675"/>
                    </a:xfrm>
                    <a:prstGeom prst="rect">
                      <a:avLst/>
                    </a:prstGeom>
                    <a:noFill/>
                    <a:ln>
                      <a:noFill/>
                    </a:ln>
                  </pic:spPr>
                </pic:pic>
              </a:graphicData>
            </a:graphic>
          </wp:inline>
        </w:drawing>
      </w:r>
    </w:p>
    <w:p w14:paraId="0CED3FFD" w14:textId="77777777" w:rsidR="00E56168" w:rsidRDefault="00665CB1" w:rsidP="00E56168">
      <w:pPr>
        <w:shd w:val="clear" w:color="auto" w:fill="FFFFFF"/>
        <w:rPr>
          <w:rFonts w:ascii="Times New Roman" w:eastAsia="Times New Roman" w:hAnsi="Times New Roman" w:cs="Times New Roman"/>
          <w:color w:val="304050"/>
          <w:sz w:val="24"/>
          <w:szCs w:val="24"/>
        </w:rPr>
      </w:pPr>
      <w:r w:rsidRPr="00665CB1">
        <w:rPr>
          <w:rFonts w:ascii="Times New Roman" w:eastAsia="Times New Roman" w:hAnsi="Times New Roman" w:cs="Times New Roman"/>
          <w:color w:val="304050"/>
          <w:sz w:val="24"/>
          <w:szCs w:val="24"/>
        </w:rPr>
        <w:t>“Amin</w:t>
      </w:r>
      <w:r w:rsidR="00E56168">
        <w:rPr>
          <w:rFonts w:ascii="Times New Roman" w:eastAsia="Times New Roman" w:hAnsi="Times New Roman" w:cs="Times New Roman"/>
          <w:color w:val="304050"/>
          <w:sz w:val="24"/>
          <w:szCs w:val="24"/>
        </w:rPr>
        <w:t>.” Instead, Monkey was very disrespectful.  Rolling his eyes he presented his rump, after shaking it about he farted at Ijapa.  Of course, Ijapa had to retaliate, given his nature. He thought,</w:t>
      </w:r>
      <w:r w:rsidR="00E56168" w:rsidRPr="00665CB1">
        <w:rPr>
          <w:rFonts w:ascii="Times New Roman" w:eastAsia="Times New Roman" w:hAnsi="Times New Roman" w:cs="Times New Roman"/>
          <w:color w:val="304050"/>
          <w:sz w:val="24"/>
          <w:szCs w:val="24"/>
        </w:rPr>
        <w:t xml:space="preserve"> </w:t>
      </w:r>
      <w:r w:rsidRPr="00665CB1">
        <w:rPr>
          <w:rFonts w:ascii="Times New Roman" w:eastAsia="Times New Roman" w:hAnsi="Times New Roman" w:cs="Times New Roman"/>
          <w:color w:val="304050"/>
          <w:sz w:val="24"/>
          <w:szCs w:val="24"/>
        </w:rPr>
        <w:t>“Who does he think he is?  Because he walks on two and does fancy jumping tricks, he thinks he is better than the other animals?” Ijapa mulled.  Well, he concluded, he would teach Monkey a lesson.</w:t>
      </w:r>
      <w:r w:rsidR="00E56168">
        <w:rPr>
          <w:rFonts w:ascii="Times New Roman" w:eastAsia="Times New Roman" w:hAnsi="Times New Roman" w:cs="Times New Roman"/>
          <w:color w:val="304050"/>
          <w:sz w:val="24"/>
          <w:szCs w:val="24"/>
        </w:rPr>
        <w:t>”</w:t>
      </w:r>
    </w:p>
    <w:p w14:paraId="04BC84D0" w14:textId="37CB8052" w:rsidR="00F42D5F" w:rsidRDefault="00E56168" w:rsidP="00E56168">
      <w:pPr>
        <w:shd w:val="clear" w:color="auto" w:fill="FFFFFF"/>
        <w:ind w:firstLine="720"/>
        <w:rPr>
          <w:rFonts w:ascii="Times New Roman" w:eastAsia="Times New Roman" w:hAnsi="Times New Roman" w:cs="Times New Roman"/>
          <w:color w:val="304050"/>
          <w:sz w:val="24"/>
          <w:szCs w:val="24"/>
        </w:rPr>
      </w:pPr>
      <w:r>
        <w:rPr>
          <w:rFonts w:ascii="Times New Roman" w:eastAsia="Times New Roman" w:hAnsi="Times New Roman" w:cs="Times New Roman"/>
          <w:color w:val="304050"/>
          <w:sz w:val="24"/>
          <w:szCs w:val="24"/>
        </w:rPr>
        <w:t>Ijapa sought the aid of his wife, Yannibo. She cooked up meaty yam balls of high, sweet smelling aroma. The aroma matched the sweetness of the yam ball themselves. Next he carried the yam balls to the Lion’s lair, making the smell preceded him.</w:t>
      </w:r>
      <w:r w:rsidRPr="00665CB1">
        <w:rPr>
          <w:rFonts w:ascii="Times New Roman" w:eastAsia="Times New Roman" w:hAnsi="Times New Roman" w:cs="Times New Roman"/>
          <w:color w:val="304050"/>
          <w:sz w:val="24"/>
          <w:szCs w:val="24"/>
        </w:rPr>
        <w:t xml:space="preserve"> </w:t>
      </w:r>
      <w:r w:rsidR="00F42D5F">
        <w:rPr>
          <w:rFonts w:ascii="Times New Roman" w:eastAsia="Times New Roman" w:hAnsi="Times New Roman" w:cs="Times New Roman"/>
          <w:color w:val="304050"/>
          <w:sz w:val="24"/>
          <w:szCs w:val="24"/>
        </w:rPr>
        <w:t>He coaxed the Lion to eat the balls. He told him that this was all he had but he knew where more could be found.</w:t>
      </w:r>
      <w:r w:rsidR="00F42D5F" w:rsidRPr="00665CB1">
        <w:rPr>
          <w:rFonts w:ascii="Times New Roman" w:eastAsia="Times New Roman" w:hAnsi="Times New Roman" w:cs="Times New Roman"/>
          <w:color w:val="304050"/>
          <w:sz w:val="24"/>
          <w:szCs w:val="24"/>
        </w:rPr>
        <w:t xml:space="preserve"> </w:t>
      </w:r>
      <w:r w:rsidR="00665CB1" w:rsidRPr="00665CB1">
        <w:rPr>
          <w:rFonts w:ascii="Times New Roman" w:eastAsia="Times New Roman" w:hAnsi="Times New Roman" w:cs="Times New Roman"/>
          <w:color w:val="304050"/>
          <w:sz w:val="24"/>
          <w:szCs w:val="24"/>
        </w:rPr>
        <w:t>“The bad news is that is all, Your Majesty.  The good news is there’s more where that came from.  That tasty, sweet snack is Monkey’s turd.”</w:t>
      </w:r>
      <w:r w:rsidR="00F42D5F">
        <w:rPr>
          <w:rFonts w:ascii="Times New Roman" w:eastAsia="Times New Roman" w:hAnsi="Times New Roman" w:cs="Times New Roman"/>
          <w:color w:val="304050"/>
          <w:sz w:val="24"/>
          <w:szCs w:val="24"/>
        </w:rPr>
        <w:t xml:space="preserve"> Ijapa told Lion that the Monkey only manufactured these tasty turds at midnight.</w:t>
      </w:r>
    </w:p>
    <w:p w14:paraId="4F3FC001" w14:textId="377EA8D3" w:rsidR="00F42D5F" w:rsidRDefault="00F42D5F" w:rsidP="00E56168">
      <w:pPr>
        <w:shd w:val="clear" w:color="auto" w:fill="FFFFFF"/>
        <w:ind w:firstLine="720"/>
        <w:rPr>
          <w:rFonts w:ascii="Times New Roman" w:eastAsia="Times New Roman" w:hAnsi="Times New Roman" w:cs="Times New Roman"/>
          <w:color w:val="304050"/>
          <w:sz w:val="24"/>
          <w:szCs w:val="24"/>
        </w:rPr>
      </w:pPr>
      <w:r>
        <w:rPr>
          <w:rFonts w:ascii="Times New Roman" w:eastAsia="Times New Roman" w:hAnsi="Times New Roman" w:cs="Times New Roman"/>
          <w:color w:val="304050"/>
          <w:sz w:val="24"/>
          <w:szCs w:val="24"/>
        </w:rPr>
        <w:t>At midnight noises awoke Ijapa as Lion held Monkey by his throat, yelling “Crap” to him</w:t>
      </w:r>
      <w:r w:rsidR="00665CB1" w:rsidRPr="00665CB1">
        <w:rPr>
          <w:rFonts w:ascii="Times New Roman" w:eastAsia="Times New Roman" w:hAnsi="Times New Roman" w:cs="Times New Roman"/>
          <w:color w:val="304050"/>
          <w:sz w:val="24"/>
          <w:szCs w:val="24"/>
        </w:rPr>
        <w:t>.</w:t>
      </w:r>
      <w:r>
        <w:rPr>
          <w:rFonts w:ascii="Times New Roman" w:eastAsia="Times New Roman" w:hAnsi="Times New Roman" w:cs="Times New Roman"/>
          <w:color w:val="304050"/>
          <w:sz w:val="24"/>
          <w:szCs w:val="24"/>
        </w:rPr>
        <w:t xml:space="preserve"> Monkey obliged, mainly throug</w:t>
      </w:r>
      <w:r w:rsidR="00192DAF">
        <w:rPr>
          <w:rFonts w:ascii="Times New Roman" w:eastAsia="Times New Roman" w:hAnsi="Times New Roman" w:cs="Times New Roman"/>
          <w:color w:val="304050"/>
          <w:sz w:val="24"/>
          <w:szCs w:val="24"/>
        </w:rPr>
        <w:t>h fear</w:t>
      </w:r>
      <w:r>
        <w:rPr>
          <w:rFonts w:ascii="Times New Roman" w:eastAsia="Times New Roman" w:hAnsi="Times New Roman" w:cs="Times New Roman"/>
          <w:color w:val="304050"/>
          <w:sz w:val="24"/>
          <w:szCs w:val="24"/>
        </w:rPr>
        <w:t xml:space="preserve">. Lion tasted the turd and then slapped Monkey around and said, </w:t>
      </w:r>
      <w:r w:rsidR="00665CB1" w:rsidRPr="00665CB1">
        <w:rPr>
          <w:rFonts w:ascii="Times New Roman" w:eastAsia="Times New Roman" w:hAnsi="Times New Roman" w:cs="Times New Roman"/>
          <w:color w:val="304050"/>
          <w:sz w:val="24"/>
          <w:szCs w:val="24"/>
        </w:rPr>
        <w:t>“Crap the sweet stuff! Crap the SWEET stuff!”</w:t>
      </w:r>
      <w:r>
        <w:rPr>
          <w:rFonts w:ascii="Times New Roman" w:eastAsia="Times New Roman" w:hAnsi="Times New Roman" w:cs="Times New Roman"/>
          <w:color w:val="304050"/>
          <w:sz w:val="24"/>
          <w:szCs w:val="24"/>
        </w:rPr>
        <w:t xml:space="preserve"> After some time of tasting Monkey’s turds and slapping him around, Lion left. The bewildered and beaten Monkey went out across the square the next </w:t>
      </w:r>
      <w:r w:rsidR="00192DAF">
        <w:rPr>
          <w:rFonts w:ascii="Times New Roman" w:eastAsia="Times New Roman" w:hAnsi="Times New Roman" w:cs="Times New Roman"/>
          <w:color w:val="304050"/>
          <w:sz w:val="24"/>
          <w:szCs w:val="24"/>
        </w:rPr>
        <w:t>morning where</w:t>
      </w:r>
      <w:r>
        <w:rPr>
          <w:rFonts w:ascii="Times New Roman" w:eastAsia="Times New Roman" w:hAnsi="Times New Roman" w:cs="Times New Roman"/>
          <w:color w:val="304050"/>
          <w:sz w:val="24"/>
          <w:szCs w:val="24"/>
        </w:rPr>
        <w:t xml:space="preserve"> </w:t>
      </w:r>
      <w:r w:rsidR="00192DAF">
        <w:rPr>
          <w:rFonts w:ascii="Times New Roman" w:eastAsia="Times New Roman" w:hAnsi="Times New Roman" w:cs="Times New Roman"/>
          <w:color w:val="304050"/>
          <w:sz w:val="24"/>
          <w:szCs w:val="24"/>
        </w:rPr>
        <w:t>“</w:t>
      </w:r>
      <w:r w:rsidR="00192DAF" w:rsidRPr="00665CB1">
        <w:rPr>
          <w:rFonts w:ascii="Times New Roman" w:eastAsia="Times New Roman" w:hAnsi="Times New Roman" w:cs="Times New Roman"/>
          <w:color w:val="304050"/>
          <w:sz w:val="24"/>
          <w:szCs w:val="24"/>
        </w:rPr>
        <w:t>he</w:t>
      </w:r>
      <w:r w:rsidR="00665CB1" w:rsidRPr="00665CB1">
        <w:rPr>
          <w:rFonts w:ascii="Times New Roman" w:eastAsia="Times New Roman" w:hAnsi="Times New Roman" w:cs="Times New Roman"/>
          <w:color w:val="304050"/>
          <w:sz w:val="24"/>
          <w:szCs w:val="24"/>
        </w:rPr>
        <w:t xml:space="preserve"> heard Tortoise call out “May we not be blamed for that for which we are not responsible.”</w:t>
      </w:r>
    </w:p>
    <w:p w14:paraId="5BB5D927" w14:textId="77777777" w:rsidR="0000242F" w:rsidRDefault="00F42D5F" w:rsidP="0000242F">
      <w:pPr>
        <w:shd w:val="clear" w:color="auto" w:fill="FFFFFF"/>
        <w:rPr>
          <w:rFonts w:ascii="Times New Roman" w:eastAsia="Times New Roman" w:hAnsi="Times New Roman" w:cs="Times New Roman"/>
          <w:color w:val="304050"/>
          <w:sz w:val="24"/>
          <w:szCs w:val="24"/>
        </w:rPr>
      </w:pPr>
      <w:r>
        <w:rPr>
          <w:rFonts w:ascii="Times New Roman" w:eastAsia="Times New Roman" w:hAnsi="Times New Roman" w:cs="Times New Roman"/>
          <w:color w:val="304050"/>
          <w:sz w:val="24"/>
          <w:szCs w:val="24"/>
        </w:rPr>
        <w:lastRenderedPageBreak/>
        <w:t>This time Monkey quickly responded, “Amin”.</w:t>
      </w:r>
      <w:r w:rsidR="00665CB1" w:rsidRPr="00665CB1">
        <w:rPr>
          <w:rFonts w:ascii="Times New Roman" w:eastAsia="Times New Roman" w:hAnsi="Times New Roman" w:cs="Times New Roman"/>
          <w:color w:val="304050"/>
          <w:sz w:val="24"/>
          <w:szCs w:val="24"/>
        </w:rPr>
        <w:br/>
      </w:r>
      <w:r w:rsidR="0000242F">
        <w:rPr>
          <w:rFonts w:ascii="Times New Roman" w:eastAsia="Times New Roman" w:hAnsi="Times New Roman" w:cs="Times New Roman"/>
          <w:color w:val="304050"/>
          <w:sz w:val="24"/>
          <w:szCs w:val="24"/>
        </w:rPr>
        <w:tab/>
        <w:t xml:space="preserve">Ileke-Idi relates the tale of The Tortoise and the Snake, which begins with Ijapa taking a long walk and ending up hungry at his friend Ojola, the snake’s, home. Ojola invited him to dinner. While Ijapa was washing up, Ojola wound himself around the food. Although he kept inviting Ijapa to eat with him, Ijapa could not get near the food. </w:t>
      </w:r>
      <w:r w:rsidR="006557F6">
        <w:rPr>
          <w:rFonts w:ascii="Times New Roman" w:eastAsia="Times New Roman" w:hAnsi="Times New Roman" w:cs="Times New Roman"/>
          <w:color w:val="304050"/>
          <w:sz w:val="24"/>
          <w:szCs w:val="24"/>
        </w:rPr>
        <w:t xml:space="preserve">Ojola told Ijapa that this was the way snakes eat, wrapped around their food. </w:t>
      </w:r>
    </w:p>
    <w:p w14:paraId="62D2974A" w14:textId="262F181C" w:rsidR="00BC661D" w:rsidRDefault="006557F6" w:rsidP="00192DAF">
      <w:pPr>
        <w:shd w:val="clear" w:color="auto" w:fill="FFFFFF"/>
        <w:rPr>
          <w:rFonts w:ascii="Verdana" w:hAnsi="Verdana"/>
          <w:color w:val="000000"/>
          <w:sz w:val="20"/>
          <w:szCs w:val="20"/>
        </w:rPr>
      </w:pPr>
      <w:r>
        <w:rPr>
          <w:rFonts w:ascii="Times New Roman" w:eastAsia="Times New Roman" w:hAnsi="Times New Roman" w:cs="Times New Roman"/>
          <w:color w:val="304050"/>
          <w:sz w:val="24"/>
          <w:szCs w:val="24"/>
        </w:rPr>
        <w:tab/>
        <w:t>Of course, Ijapa had to get even. So the story continues, with Ijapa inviting Ojola to his home on a feast day. His faithful wife prepares an outstanding meal “</w:t>
      </w:r>
      <w:r>
        <w:rPr>
          <w:rFonts w:ascii="Verdana" w:hAnsi="Verdana"/>
          <w:color w:val="000000"/>
          <w:sz w:val="20"/>
          <w:szCs w:val="20"/>
        </w:rPr>
        <w:t xml:space="preserve">Ijapa went out to weave a long tail for himself out of grass. He stuck it on with tree gum. Ojola arrived to share the feast. The tortoise welcomed him and said, ‘You have come </w:t>
      </w:r>
      <w:r w:rsidR="00192DAF">
        <w:rPr>
          <w:rFonts w:ascii="Verdana" w:hAnsi="Verdana"/>
          <w:color w:val="000000"/>
          <w:sz w:val="20"/>
          <w:szCs w:val="20"/>
        </w:rPr>
        <w:t>a long way and you are hungry.</w:t>
      </w:r>
      <w:r>
        <w:rPr>
          <w:rFonts w:ascii="Verdana" w:hAnsi="Verdana"/>
          <w:color w:val="000000"/>
          <w:sz w:val="20"/>
          <w:szCs w:val="20"/>
        </w:rPr>
        <w:t xml:space="preserve">   “When Ojola was washing, Ijapa took the opportunity to begin eating with his made-up tail wrapped around the food. Ojola could not get at the food.</w:t>
      </w:r>
      <w:r w:rsidR="00192DAF">
        <w:rPr>
          <w:rFonts w:ascii="Verdana" w:hAnsi="Verdana"/>
          <w:color w:val="000000"/>
          <w:sz w:val="20"/>
          <w:szCs w:val="20"/>
        </w:rPr>
        <w:t xml:space="preserve"> </w:t>
      </w:r>
      <w:r>
        <w:rPr>
          <w:rFonts w:ascii="Verdana" w:hAnsi="Verdana"/>
          <w:color w:val="000000"/>
          <w:sz w:val="20"/>
          <w:szCs w:val="20"/>
        </w:rPr>
        <w:t>“Around and around Ojola went. He could not get to the food. "Ijapa," the snake said, "how is it that you used to be so short and now you are so very long?" The story ends with a summary quip from Ijapa, “"One person learns from another," Ijapa said.”</w:t>
      </w:r>
      <w:r w:rsidR="00BC661D">
        <w:rPr>
          <w:rFonts w:ascii="Verdana" w:hAnsi="Verdana"/>
          <w:color w:val="000000"/>
          <w:sz w:val="20"/>
          <w:szCs w:val="20"/>
        </w:rPr>
        <w:t xml:space="preserve"> We might say “Turnabout is fair play” or use Shakespeare’s “Hoist on his own petard”. (Blown up with his own device.)</w:t>
      </w:r>
    </w:p>
    <w:p w14:paraId="4402F023" w14:textId="77777777" w:rsidR="00BC661D" w:rsidRDefault="00BC661D" w:rsidP="006557F6">
      <w:pPr>
        <w:shd w:val="clear" w:color="auto" w:fill="FFFFFF"/>
        <w:ind w:firstLine="720"/>
        <w:rPr>
          <w:rFonts w:ascii="Verdana" w:hAnsi="Verdana"/>
          <w:color w:val="000000"/>
          <w:sz w:val="20"/>
          <w:szCs w:val="20"/>
        </w:rPr>
      </w:pPr>
      <w:r>
        <w:rPr>
          <w:rFonts w:ascii="Verdana" w:hAnsi="Verdana"/>
          <w:color w:val="000000"/>
          <w:sz w:val="20"/>
          <w:szCs w:val="20"/>
        </w:rPr>
        <w:t xml:space="preserve">I will add one more Ijapa story, one familiar, I am sure, to fans of Bugs Bunny and one more amusing that Aesop’s version. It is that of the famous race between the Hare and the Tortoise. </w:t>
      </w:r>
      <w:r w:rsidR="00953656">
        <w:rPr>
          <w:rFonts w:ascii="Verdana" w:hAnsi="Verdana"/>
          <w:color w:val="000000"/>
          <w:sz w:val="20"/>
          <w:szCs w:val="20"/>
        </w:rPr>
        <w:t>I reproduce it in its entirety for better effect.</w:t>
      </w:r>
    </w:p>
    <w:p w14:paraId="3FC34B07" w14:textId="77777777" w:rsidR="00953656" w:rsidRPr="00953656" w:rsidRDefault="00953656" w:rsidP="00953656">
      <w:pPr>
        <w:spacing w:line="240" w:lineRule="auto"/>
        <w:rPr>
          <w:rFonts w:ascii="Times New Roman" w:eastAsia="Times New Roman" w:hAnsi="Times New Roman" w:cs="Times New Roman"/>
          <w:sz w:val="24"/>
          <w:szCs w:val="24"/>
        </w:rPr>
      </w:pPr>
    </w:p>
    <w:p w14:paraId="42221CFD" w14:textId="77777777" w:rsidR="00953656" w:rsidRPr="00953656" w:rsidRDefault="00953656" w:rsidP="00A84202">
      <w:pPr>
        <w:shd w:val="clear" w:color="auto" w:fill="FFFFFF"/>
        <w:ind w:left="720"/>
        <w:rPr>
          <w:rFonts w:ascii="Times New Roman" w:hAnsi="Times New Roman" w:cs="Times New Roman"/>
          <w:color w:val="000000"/>
          <w:sz w:val="24"/>
          <w:szCs w:val="24"/>
        </w:rPr>
      </w:pPr>
      <w:r w:rsidRPr="00953656">
        <w:rPr>
          <w:rFonts w:ascii="Times New Roman" w:hAnsi="Times New Roman" w:cs="Times New Roman"/>
          <w:color w:val="000000"/>
          <w:sz w:val="24"/>
          <w:szCs w:val="24"/>
        </w:rPr>
        <w:t>Tortoise and Hare were chatting when Tortoise declared, “I bet I can beat you in a race.” Hare was stunned for a minute. He wasn’t sure he heard Tortoise correctly. “Did you say something about a race?” Hare asked. Tortoise elaborated, “I challenge you to a race and I want all the animals present to witness your defeat.” </w:t>
      </w:r>
      <w:r w:rsidRPr="00953656">
        <w:rPr>
          <w:rFonts w:ascii="Times New Roman" w:hAnsi="Times New Roman" w:cs="Times New Roman"/>
          <w:color w:val="000000"/>
          <w:sz w:val="24"/>
          <w:szCs w:val="24"/>
        </w:rPr>
        <w:br/>
        <w:t xml:space="preserve">Hare started to laugh, “This is the most ridiculous thing I have ever heard” he said. “It </w:t>
      </w:r>
      <w:r w:rsidRPr="00953656">
        <w:rPr>
          <w:rFonts w:ascii="Times New Roman" w:hAnsi="Times New Roman" w:cs="Times New Roman"/>
          <w:color w:val="000000"/>
          <w:sz w:val="24"/>
          <w:szCs w:val="24"/>
        </w:rPr>
        <w:lastRenderedPageBreak/>
        <w:t>will take you many years to cover the distance I can run in one day. It is silly to race against you. Everyone knows that I will win.” </w:t>
      </w:r>
      <w:r w:rsidRPr="00953656">
        <w:rPr>
          <w:rFonts w:ascii="Times New Roman" w:hAnsi="Times New Roman" w:cs="Times New Roman"/>
          <w:color w:val="000000"/>
          <w:sz w:val="24"/>
          <w:szCs w:val="24"/>
        </w:rPr>
        <w:br/>
        <w:t>But Tortoise pleaded with Hare until Hare agreed to the race and a date was agreed upon. </w:t>
      </w:r>
      <w:r w:rsidRPr="00953656">
        <w:rPr>
          <w:rFonts w:ascii="Times New Roman" w:hAnsi="Times New Roman" w:cs="Times New Roman"/>
          <w:color w:val="000000"/>
          <w:sz w:val="24"/>
          <w:szCs w:val="24"/>
        </w:rPr>
        <w:br/>
        <w:t>The day of the race came and several animals came to witness the start of the race. There were also several animals waiting at the finish line. </w:t>
      </w:r>
      <w:r w:rsidRPr="00953656">
        <w:rPr>
          <w:rFonts w:ascii="Times New Roman" w:hAnsi="Times New Roman" w:cs="Times New Roman"/>
          <w:color w:val="000000"/>
          <w:sz w:val="24"/>
          <w:szCs w:val="24"/>
        </w:rPr>
        <w:br/>
        <w:t>The race began and Hare bounded away, eager to get the race over with. He still thought it was ridiculous to be competing against Tortoise in a race. But what Hare didn’t know was that Tortoise had positioned his cousins along the race path while Tortoise himself waited near the finish line. </w:t>
      </w:r>
      <w:r w:rsidRPr="00953656">
        <w:rPr>
          <w:rFonts w:ascii="Times New Roman" w:hAnsi="Times New Roman" w:cs="Times New Roman"/>
          <w:color w:val="000000"/>
          <w:sz w:val="24"/>
          <w:szCs w:val="24"/>
        </w:rPr>
        <w:br/>
      </w:r>
      <w:r w:rsidRPr="00953656">
        <w:rPr>
          <w:rFonts w:ascii="Times New Roman" w:hAnsi="Times New Roman" w:cs="Times New Roman"/>
          <w:color w:val="000000"/>
          <w:sz w:val="24"/>
          <w:szCs w:val="24"/>
        </w:rPr>
        <w:br/>
        <w:t>As Hare turned the corner around the forest path, he saw Tortoise walking ahead of him. “This is impossible!” he exclaimed. “How did you get here?” he asked. </w:t>
      </w:r>
      <w:r w:rsidRPr="00953656">
        <w:rPr>
          <w:rFonts w:ascii="Times New Roman" w:hAnsi="Times New Roman" w:cs="Times New Roman"/>
          <w:color w:val="000000"/>
          <w:sz w:val="24"/>
          <w:szCs w:val="24"/>
        </w:rPr>
        <w:br/>
        <w:t>“Though I walk slowly, when I run fast, I run so fast you don’t even see me pass you” Tortoise replied. </w:t>
      </w:r>
      <w:r w:rsidRPr="00953656">
        <w:rPr>
          <w:rFonts w:ascii="Times New Roman" w:hAnsi="Times New Roman" w:cs="Times New Roman"/>
          <w:color w:val="000000"/>
          <w:sz w:val="24"/>
          <w:szCs w:val="24"/>
        </w:rPr>
        <w:br/>
        <w:t>“Impossible!” muttered Hare as he ran past Tortoise. </w:t>
      </w:r>
      <w:r w:rsidRPr="00953656">
        <w:rPr>
          <w:rFonts w:ascii="Times New Roman" w:hAnsi="Times New Roman" w:cs="Times New Roman"/>
          <w:color w:val="000000"/>
          <w:sz w:val="24"/>
          <w:szCs w:val="24"/>
        </w:rPr>
        <w:br/>
        <w:t>Hare started to run faster. As he turned another corner in the forest path, he again saw Tortoise walking ahead of him. “You’ve got to be kidding me!” said Hare as he approached Tortoise. “How did you get in front of me again?” Hare asked. </w:t>
      </w:r>
      <w:r w:rsidRPr="00953656">
        <w:rPr>
          <w:rFonts w:ascii="Times New Roman" w:hAnsi="Times New Roman" w:cs="Times New Roman"/>
          <w:color w:val="000000"/>
          <w:sz w:val="24"/>
          <w:szCs w:val="24"/>
        </w:rPr>
        <w:br/>
        <w:t>“Though I walk slowly, when I run fast, I run so fast you don’t even see me pass you” Tortoise replied as he slowly walked along. </w:t>
      </w:r>
      <w:r w:rsidRPr="00953656">
        <w:rPr>
          <w:rFonts w:ascii="Times New Roman" w:hAnsi="Times New Roman" w:cs="Times New Roman"/>
          <w:color w:val="000000"/>
          <w:sz w:val="24"/>
          <w:szCs w:val="24"/>
        </w:rPr>
        <w:br/>
        <w:t>“Impossible!” muttered Hare as he ran past Tortoise. </w:t>
      </w:r>
      <w:r w:rsidRPr="00953656">
        <w:rPr>
          <w:rFonts w:ascii="Times New Roman" w:hAnsi="Times New Roman" w:cs="Times New Roman"/>
          <w:color w:val="000000"/>
          <w:sz w:val="24"/>
          <w:szCs w:val="24"/>
        </w:rPr>
        <w:br/>
        <w:t xml:space="preserve">Hare started to run even faster. Again, he turned a corner and saw Tortoise walking ahead of him. “Oh no! This cannot be happening” thought Hare as he ran past Tortoise. He </w:t>
      </w:r>
      <w:r w:rsidRPr="00953656">
        <w:rPr>
          <w:rFonts w:ascii="Times New Roman" w:hAnsi="Times New Roman" w:cs="Times New Roman"/>
          <w:color w:val="000000"/>
          <w:sz w:val="24"/>
          <w:szCs w:val="24"/>
        </w:rPr>
        <w:lastRenderedPageBreak/>
        <w:t>wasn’t going to stop to talk anymore. He tried to run even faster but he couldn’t because he was tired from running so fast. </w:t>
      </w:r>
      <w:r w:rsidRPr="00953656">
        <w:rPr>
          <w:rFonts w:ascii="Times New Roman" w:hAnsi="Times New Roman" w:cs="Times New Roman"/>
          <w:color w:val="000000"/>
          <w:sz w:val="24"/>
          <w:szCs w:val="24"/>
        </w:rPr>
        <w:br/>
        <w:t>Then, as he turned the corner to run the last stretch of the race, he saw Tortoise walking across the finish line ahead of him. “Impossible! Impossible!!” shouted Hare as Tortoise was declared the winner of the race</w:t>
      </w:r>
      <w:r w:rsidR="00A84202" w:rsidRPr="00953656">
        <w:rPr>
          <w:rFonts w:ascii="Times New Roman" w:hAnsi="Times New Roman" w:cs="Times New Roman"/>
          <w:color w:val="000000"/>
          <w:sz w:val="24"/>
          <w:szCs w:val="24"/>
        </w:rPr>
        <w:t>.</w:t>
      </w:r>
      <w:r w:rsidR="00A84202">
        <w:rPr>
          <w:rFonts w:ascii="Times New Roman" w:hAnsi="Times New Roman" w:cs="Times New Roman"/>
          <w:color w:val="000000"/>
          <w:sz w:val="24"/>
          <w:szCs w:val="24"/>
        </w:rPr>
        <w:t xml:space="preserve"> (All Folk Tales </w:t>
      </w:r>
      <w:hyperlink r:id="rId8" w:history="1">
        <w:r w:rsidR="00A84202" w:rsidRPr="00A57249">
          <w:rPr>
            <w:rStyle w:val="Hyperlink"/>
          </w:rPr>
          <w:t>http://www.allfolktales.com/wafrica/tortoise_and_hare.php</w:t>
        </w:r>
      </w:hyperlink>
      <w:r w:rsidR="00A84202">
        <w:t>)</w:t>
      </w:r>
    </w:p>
    <w:p w14:paraId="31BF00C2" w14:textId="77777777" w:rsidR="00953656" w:rsidRPr="00953656" w:rsidRDefault="00A84202" w:rsidP="00192DAF">
      <w:pPr>
        <w:shd w:val="clear" w:color="auto" w:fill="FFFFFF"/>
        <w:ind w:firstLine="720"/>
        <w:rPr>
          <w:rFonts w:ascii="Times New Roman" w:hAnsi="Times New Roman" w:cs="Times New Roman"/>
          <w:color w:val="000000"/>
          <w:sz w:val="24"/>
          <w:szCs w:val="24"/>
        </w:rPr>
      </w:pPr>
      <w:r>
        <w:rPr>
          <w:rFonts w:ascii="Times New Roman" w:hAnsi="Times New Roman" w:cs="Times New Roman"/>
          <w:color w:val="000000"/>
          <w:sz w:val="24"/>
          <w:szCs w:val="24"/>
        </w:rPr>
        <w:t>Bugs Bunny lost to Cecil Turtle in a 1941 Merrie Melodies Cartoon closely based on the tale (</w:t>
      </w:r>
      <w:r w:rsidR="00020C91">
        <w:rPr>
          <w:rFonts w:ascii="Times New Roman" w:hAnsi="Times New Roman" w:cs="Times New Roman"/>
          <w:color w:val="000000"/>
          <w:sz w:val="24"/>
          <w:szCs w:val="24"/>
        </w:rPr>
        <w:t xml:space="preserve">Tortoise Beats Hare </w:t>
      </w:r>
      <w:hyperlink r:id="rId9" w:history="1">
        <w:r>
          <w:rPr>
            <w:rStyle w:val="Hyperlink"/>
          </w:rPr>
          <w:t>http://www.dailymotion.com/video/xebs2_tortoise-beats-hare-scene_news</w:t>
        </w:r>
      </w:hyperlink>
      <w:r w:rsidR="00953656" w:rsidRPr="00953656">
        <w:rPr>
          <w:rFonts w:ascii="Times New Roman" w:hAnsi="Times New Roman" w:cs="Times New Roman"/>
          <w:color w:val="000000"/>
          <w:sz w:val="24"/>
          <w:szCs w:val="24"/>
        </w:rPr>
        <w:t> </w:t>
      </w:r>
      <w:r>
        <w:rPr>
          <w:rFonts w:ascii="Times New Roman" w:hAnsi="Times New Roman" w:cs="Times New Roman"/>
          <w:color w:val="000000"/>
          <w:sz w:val="24"/>
          <w:szCs w:val="24"/>
        </w:rPr>
        <w:t>).</w:t>
      </w:r>
      <w:r w:rsidR="00020C91">
        <w:rPr>
          <w:rFonts w:ascii="Times New Roman" w:hAnsi="Times New Roman" w:cs="Times New Roman"/>
          <w:color w:val="000000"/>
          <w:sz w:val="24"/>
          <w:szCs w:val="24"/>
        </w:rPr>
        <w:t>There are a few Hollywood touches but those appear to be in keeping with the original tone of the story. Certainly, the tables are turned on Bugs, who is generally the embodiment of Trickster but now and then Bugs is foiled in his escapades, and it is no shame to be foiled by Tortoise, the chief secular Trickster.</w:t>
      </w:r>
    </w:p>
    <w:p w14:paraId="078CED12" w14:textId="77777777" w:rsidR="00A84202" w:rsidRDefault="00A84202" w:rsidP="000F2910">
      <w:pPr>
        <w:pStyle w:val="cite-style-mla"/>
        <w:spacing w:before="0" w:beforeAutospacing="0" w:after="270" w:afterAutospacing="0" w:line="480" w:lineRule="auto"/>
        <w:textAlignment w:val="baseline"/>
        <w:rPr>
          <w:b/>
          <w:color w:val="333333"/>
        </w:rPr>
      </w:pPr>
    </w:p>
    <w:p w14:paraId="446F6FCE" w14:textId="77777777" w:rsidR="00A84202" w:rsidRDefault="00A84202" w:rsidP="000F2910">
      <w:pPr>
        <w:pStyle w:val="cite-style-mla"/>
        <w:spacing w:before="0" w:beforeAutospacing="0" w:after="270" w:afterAutospacing="0" w:line="480" w:lineRule="auto"/>
        <w:textAlignment w:val="baseline"/>
        <w:rPr>
          <w:b/>
          <w:color w:val="333333"/>
        </w:rPr>
      </w:pPr>
    </w:p>
    <w:p w14:paraId="02210862" w14:textId="77777777" w:rsidR="00DE472F" w:rsidRDefault="00607EA7" w:rsidP="000F2910">
      <w:pPr>
        <w:pStyle w:val="cite-style-mla"/>
        <w:spacing w:before="0" w:beforeAutospacing="0" w:after="270" w:afterAutospacing="0" w:line="480" w:lineRule="auto"/>
        <w:textAlignment w:val="baseline"/>
        <w:rPr>
          <w:b/>
          <w:color w:val="333333"/>
        </w:rPr>
      </w:pPr>
      <w:r>
        <w:rPr>
          <w:b/>
          <w:color w:val="333333"/>
        </w:rPr>
        <w:t>Conclusion</w:t>
      </w:r>
    </w:p>
    <w:p w14:paraId="484B4336" w14:textId="77777777" w:rsidR="000F2910" w:rsidRDefault="00607EA7" w:rsidP="0085308E">
      <w:pPr>
        <w:pStyle w:val="cite-style-mla"/>
        <w:spacing w:before="0" w:beforeAutospacing="0" w:after="0" w:afterAutospacing="0" w:line="480" w:lineRule="auto"/>
        <w:textAlignment w:val="baseline"/>
        <w:rPr>
          <w:color w:val="333333"/>
        </w:rPr>
      </w:pPr>
      <w:r>
        <w:rPr>
          <w:color w:val="333333"/>
        </w:rPr>
        <w:tab/>
      </w:r>
      <w:r w:rsidRPr="0085308E">
        <w:rPr>
          <w:color w:val="333333"/>
        </w:rPr>
        <w:t xml:space="preserve">We began with a few thoughts about Bruce Grindal’s work as it bears on an understanding of Trickster, not only in Africa, but as an aspect of all human cultures. Moreover, Trickster offers an understanding of naturalism as opposed to artificiality, although the Trickster may use artifice to achieve naturalistic goals and poke fun at the pomposity of the artificial. </w:t>
      </w:r>
      <w:r w:rsidR="0085308E" w:rsidRPr="0085308E">
        <w:rPr>
          <w:color w:val="333333"/>
        </w:rPr>
        <w:t>Robert D. Pelton notes, “</w:t>
      </w:r>
      <w:r w:rsidR="0085308E" w:rsidRPr="0085308E">
        <w:rPr>
          <w:color w:val="333333"/>
          <w:shd w:val="clear" w:color="auto" w:fill="FFFFFF"/>
        </w:rPr>
        <w:t xml:space="preserve">I had not realized that many so-called primitive peoples delighted in celebrating this disruptive (Pelton, 122, 1993” He continues that it is </w:t>
      </w:r>
      <w:r w:rsidR="0085308E" w:rsidRPr="0085308E">
        <w:rPr>
          <w:color w:val="333333"/>
        </w:rPr>
        <w:t xml:space="preserve">through the use of </w:t>
      </w:r>
      <w:r w:rsidR="0085308E" w:rsidRPr="0085308E">
        <w:rPr>
          <w:color w:val="333333"/>
        </w:rPr>
        <w:lastRenderedPageBreak/>
        <w:t xml:space="preserve">ambiguous language that “the trickster links animality and ritual transformation (123)” He then affirms that Trickster shapes culture. </w:t>
      </w:r>
      <w:r w:rsidR="0085308E">
        <w:rPr>
          <w:color w:val="333333"/>
        </w:rPr>
        <w:t>This position is very close to Bruce Grindal’</w:t>
      </w:r>
      <w:r w:rsidR="002B0EDA">
        <w:rPr>
          <w:color w:val="333333"/>
        </w:rPr>
        <w:t>s own.</w:t>
      </w:r>
    </w:p>
    <w:p w14:paraId="0A5E3D86" w14:textId="77777777" w:rsidR="00514623" w:rsidRDefault="00514623" w:rsidP="0085308E">
      <w:pPr>
        <w:pStyle w:val="cite-style-mla"/>
        <w:spacing w:before="0" w:beforeAutospacing="0" w:after="0" w:afterAutospacing="0" w:line="480" w:lineRule="auto"/>
        <w:textAlignment w:val="baseline"/>
        <w:rPr>
          <w:color w:val="333333"/>
        </w:rPr>
      </w:pPr>
      <w:r>
        <w:rPr>
          <w:color w:val="333333"/>
        </w:rPr>
        <w:tab/>
        <w:t xml:space="preserve">Bruce’s writing is filled with an obvious love of humanity and a mischievous wink. He helped the movement to express anthropological truth through fiction, the logical outgrowth of the use of narrative. </w:t>
      </w:r>
      <w:r w:rsidR="008B61C2">
        <w:rPr>
          <w:color w:val="333333"/>
        </w:rPr>
        <w:t xml:space="preserve">Stories mattered to Bruce as did art in their telling. Certainly, the art of narrative is deeply linked to Trickster tales. Their artifice does not smother the naturalness of the art, nor do their metaphorical messages overwhelm the delight they provide. Ijapa has many flaws; he is greedy, he is revengeful, he is proud and jealous of his status; he punishes slights. In sum, his faults remind us of our own. We love Ijapa, and Anansi, and Brer Rabbit. They remind us of ourselves – warts and all. We seek revenge, perhaps, not so openly. They have strong feelings but unlike us, they are not afraid to express them. They may be afraid of power, like us, but they find ways to taunt or mock it. </w:t>
      </w:r>
    </w:p>
    <w:p w14:paraId="5C6AEC0F" w14:textId="77777777" w:rsidR="008B61C2" w:rsidRDefault="008B61C2" w:rsidP="0085308E">
      <w:pPr>
        <w:pStyle w:val="cite-style-mla"/>
        <w:spacing w:before="0" w:beforeAutospacing="0" w:after="0" w:afterAutospacing="0" w:line="480" w:lineRule="auto"/>
        <w:textAlignment w:val="baseline"/>
        <w:rPr>
          <w:color w:val="333333"/>
        </w:rPr>
      </w:pPr>
      <w:r>
        <w:rPr>
          <w:color w:val="333333"/>
        </w:rPr>
        <w:tab/>
        <w:t xml:space="preserve">Ijapa tells his friend the snake, “One person learns from another.” He outwits his friend the hare who most likely boasted of his speed. It was not a nice thing but most of us hide our animalistic feelings beneath a thin layer. We do not yell, “Bullshit” when bored to death and are forced to be civilized. Bruce might just have been the person to do so, and I wish I </w:t>
      </w:r>
      <w:r w:rsidR="00973F58">
        <w:rPr>
          <w:color w:val="333333"/>
        </w:rPr>
        <w:t>would have had the courage to join him in exposing nonsense masquerading as “The Truth”. Naturalness was his style; indeed, it went beyond style, it became ingrained in him and is expressed in his work.</w:t>
      </w:r>
    </w:p>
    <w:p w14:paraId="0CEEE600" w14:textId="77777777" w:rsidR="002B0EDA" w:rsidRPr="0085308E" w:rsidRDefault="002B0EDA" w:rsidP="0085308E">
      <w:pPr>
        <w:pStyle w:val="cite-style-mla"/>
        <w:spacing w:before="0" w:beforeAutospacing="0" w:after="0" w:afterAutospacing="0" w:line="480" w:lineRule="auto"/>
        <w:textAlignment w:val="baseline"/>
        <w:rPr>
          <w:color w:val="333333"/>
        </w:rPr>
      </w:pPr>
      <w:r>
        <w:rPr>
          <w:color w:val="333333"/>
        </w:rPr>
        <w:tab/>
      </w:r>
    </w:p>
    <w:p w14:paraId="43FA4CB7" w14:textId="77777777" w:rsidR="000F2910" w:rsidRPr="0085308E" w:rsidRDefault="000F2910" w:rsidP="000F2910">
      <w:pPr>
        <w:pStyle w:val="cite-style-mla"/>
        <w:spacing w:before="0" w:beforeAutospacing="0" w:after="270" w:afterAutospacing="0" w:line="480" w:lineRule="auto"/>
        <w:textAlignment w:val="baseline"/>
        <w:rPr>
          <w:color w:val="333333"/>
        </w:rPr>
      </w:pPr>
    </w:p>
    <w:p w14:paraId="745DE397" w14:textId="77777777" w:rsidR="000F2910" w:rsidRPr="000F2910" w:rsidRDefault="000F2910" w:rsidP="000F2910">
      <w:pPr>
        <w:textAlignment w:val="baseline"/>
        <w:rPr>
          <w:rFonts w:ascii="Times New Roman" w:eastAsia="Times New Roman" w:hAnsi="Times New Roman" w:cs="Times New Roman"/>
          <w:color w:val="333333"/>
          <w:sz w:val="24"/>
          <w:szCs w:val="24"/>
        </w:rPr>
      </w:pPr>
    </w:p>
    <w:p w14:paraId="50F11343" w14:textId="77777777" w:rsidR="00D7409F" w:rsidRPr="00D7409F" w:rsidRDefault="00D7409F" w:rsidP="00AF620D">
      <w:pPr>
        <w:rPr>
          <w:rFonts w:ascii="Lucida Sans Unicode" w:hAnsi="Lucida Sans Unicode" w:cs="Lucida Sans Unicode"/>
          <w:color w:val="333333"/>
          <w:sz w:val="20"/>
          <w:szCs w:val="20"/>
          <w:shd w:val="clear" w:color="auto" w:fill="FFFFFF"/>
        </w:rPr>
      </w:pPr>
    </w:p>
    <w:p w14:paraId="4B7CD179" w14:textId="77777777" w:rsidR="00D7409F" w:rsidRDefault="00D7409F" w:rsidP="00AF620D">
      <w:pPr>
        <w:rPr>
          <w:rFonts w:ascii="Lucida Sans Unicode" w:hAnsi="Lucida Sans Unicode" w:cs="Lucida Sans Unicode"/>
          <w:b/>
          <w:color w:val="333333"/>
          <w:sz w:val="20"/>
          <w:szCs w:val="20"/>
          <w:shd w:val="clear" w:color="auto" w:fill="FFFFFF"/>
        </w:rPr>
      </w:pPr>
    </w:p>
    <w:p w14:paraId="0E7CEA86" w14:textId="77777777" w:rsidR="00D7409F" w:rsidRPr="00D7409F" w:rsidRDefault="00D7409F" w:rsidP="00AF620D">
      <w:pPr>
        <w:rPr>
          <w:rStyle w:val="ft53"/>
          <w:rFonts w:ascii="Times New Roman" w:hAnsi="Times New Roman" w:cs="Times New Roman"/>
          <w:b/>
          <w:color w:val="333333"/>
          <w:sz w:val="24"/>
          <w:szCs w:val="24"/>
          <w:bdr w:val="none" w:sz="0" w:space="0" w:color="auto" w:frame="1"/>
          <w:shd w:val="clear" w:color="auto" w:fill="F6EFCB"/>
        </w:rPr>
      </w:pPr>
    </w:p>
    <w:p w14:paraId="693DC8CE" w14:textId="77777777" w:rsidR="003A113F" w:rsidRPr="00EF53A9" w:rsidRDefault="003A113F" w:rsidP="00EF53A9">
      <w:pPr>
        <w:ind w:firstLine="184"/>
        <w:rPr>
          <w:rStyle w:val="ft53"/>
          <w:rFonts w:ascii="Times New Roman" w:hAnsi="Times New Roman" w:cs="Times New Roman"/>
          <w:sz w:val="24"/>
          <w:szCs w:val="24"/>
        </w:rPr>
      </w:pPr>
    </w:p>
    <w:p w14:paraId="024D7489" w14:textId="77777777" w:rsidR="005F693B" w:rsidRPr="00024426" w:rsidRDefault="005C3604" w:rsidP="00EF53A9">
      <w:pPr>
        <w:rPr>
          <w:rFonts w:ascii="Times New Roman" w:hAnsi="Times New Roman" w:cs="Times New Roman"/>
          <w:b/>
          <w:sz w:val="24"/>
          <w:szCs w:val="24"/>
        </w:rPr>
      </w:pPr>
      <w:r>
        <w:rPr>
          <w:rFonts w:ascii="Times New Roman" w:hAnsi="Times New Roman" w:cs="Times New Roman"/>
          <w:b/>
          <w:sz w:val="24"/>
          <w:szCs w:val="24"/>
        </w:rPr>
        <w:t>R</w:t>
      </w:r>
      <w:r w:rsidR="00024426" w:rsidRPr="00024426">
        <w:rPr>
          <w:rFonts w:ascii="Times New Roman" w:hAnsi="Times New Roman" w:cs="Times New Roman"/>
          <w:b/>
          <w:sz w:val="24"/>
          <w:szCs w:val="24"/>
        </w:rPr>
        <w:t>eferences</w:t>
      </w:r>
    </w:p>
    <w:p w14:paraId="707C5C3F" w14:textId="37A8AEE2" w:rsidR="00856E22" w:rsidRPr="00FA071E" w:rsidRDefault="00856E22" w:rsidP="00856E22">
      <w:pPr>
        <w:pStyle w:val="Heading1"/>
        <w:shd w:val="clear" w:color="auto" w:fill="FFFFFF"/>
        <w:spacing w:before="0" w:beforeAutospacing="0" w:after="0" w:afterAutospacing="0"/>
        <w:rPr>
          <w:b w:val="0"/>
          <w:color w:val="333333"/>
          <w:sz w:val="24"/>
          <w:szCs w:val="24"/>
        </w:rPr>
      </w:pPr>
      <w:r w:rsidRPr="00FA071E">
        <w:rPr>
          <w:rStyle w:val="addmd"/>
          <w:b w:val="0"/>
          <w:color w:val="333333"/>
          <w:sz w:val="24"/>
          <w:szCs w:val="24"/>
          <w:shd w:val="clear" w:color="auto" w:fill="FFFFFF"/>
        </w:rPr>
        <w:t>Aina,</w:t>
      </w:r>
      <w:r w:rsidRPr="00FA071E">
        <w:rPr>
          <w:b w:val="0"/>
          <w:color w:val="333333"/>
          <w:sz w:val="24"/>
          <w:szCs w:val="24"/>
        </w:rPr>
        <w:t xml:space="preserve"> </w:t>
      </w:r>
      <w:r w:rsidRPr="00FA071E">
        <w:rPr>
          <w:rStyle w:val="addmd"/>
          <w:b w:val="0"/>
          <w:color w:val="333333"/>
          <w:sz w:val="24"/>
          <w:szCs w:val="24"/>
          <w:shd w:val="clear" w:color="auto" w:fill="FFFFFF"/>
        </w:rPr>
        <w:t>Olaiya E</w:t>
      </w:r>
      <w:r w:rsidRPr="00FA071E">
        <w:rPr>
          <w:b w:val="0"/>
          <w:color w:val="333333"/>
          <w:sz w:val="24"/>
          <w:szCs w:val="24"/>
        </w:rPr>
        <w:t xml:space="preserve"> Ijapa, the Lion, and the Boar</w:t>
      </w:r>
      <w:r w:rsidR="00FA071E" w:rsidRPr="00FA071E">
        <w:rPr>
          <w:b w:val="0"/>
          <w:color w:val="333333"/>
          <w:sz w:val="24"/>
          <w:szCs w:val="24"/>
        </w:rPr>
        <w:t xml:space="preserve">. </w:t>
      </w:r>
      <w:r w:rsidR="00FA071E">
        <w:rPr>
          <w:b w:val="0"/>
          <w:color w:val="333333"/>
          <w:sz w:val="24"/>
          <w:szCs w:val="24"/>
        </w:rPr>
        <w:t xml:space="preserve">Trafford: </w:t>
      </w:r>
      <w:r w:rsidR="00FA071E" w:rsidRPr="00FA071E">
        <w:rPr>
          <w:b w:val="0"/>
          <w:color w:val="000000"/>
          <w:sz w:val="24"/>
          <w:szCs w:val="24"/>
          <w:shd w:val="clear" w:color="auto" w:fill="FFFFFF"/>
        </w:rPr>
        <w:t>Trafford Publishing</w:t>
      </w:r>
      <w:r w:rsidR="00FA071E">
        <w:rPr>
          <w:b w:val="0"/>
          <w:color w:val="000000"/>
          <w:sz w:val="24"/>
          <w:szCs w:val="24"/>
          <w:shd w:val="clear" w:color="auto" w:fill="FFFFFF"/>
        </w:rPr>
        <w:t>.</w:t>
      </w:r>
      <w:r w:rsidR="00C13AFF">
        <w:rPr>
          <w:b w:val="0"/>
          <w:color w:val="000000"/>
          <w:sz w:val="24"/>
          <w:szCs w:val="24"/>
          <w:shd w:val="clear" w:color="auto" w:fill="FFFFFF"/>
        </w:rPr>
        <w:t xml:space="preserve"> 2010</w:t>
      </w:r>
    </w:p>
    <w:p w14:paraId="6DEBCABB" w14:textId="77777777" w:rsidR="00856E22" w:rsidRDefault="00856E22" w:rsidP="00856E22">
      <w:pPr>
        <w:rPr>
          <w:rFonts w:ascii="Times New Roman" w:hAnsi="Times New Roman" w:cs="Times New Roman"/>
          <w:sz w:val="24"/>
          <w:szCs w:val="24"/>
          <w:lang w:val="en-GB"/>
        </w:rPr>
      </w:pPr>
      <w:r>
        <w:rPr>
          <w:rFonts w:ascii="Arial" w:hAnsi="Arial" w:cs="Arial"/>
          <w:color w:val="333333"/>
          <w:sz w:val="19"/>
          <w:szCs w:val="19"/>
          <w:shd w:val="clear" w:color="auto" w:fill="FFFFFF"/>
        </w:rPr>
        <w:t> </w:t>
      </w:r>
      <w:r>
        <w:rPr>
          <w:rStyle w:val="addmd"/>
          <w:rFonts w:ascii="Arial" w:hAnsi="Arial" w:cs="Arial"/>
          <w:color w:val="333333"/>
          <w:sz w:val="16"/>
          <w:szCs w:val="16"/>
          <w:shd w:val="clear" w:color="auto" w:fill="FFFFFF"/>
        </w:rPr>
        <w:t xml:space="preserve"> </w:t>
      </w:r>
    </w:p>
    <w:p w14:paraId="09CD63CB" w14:textId="77777777" w:rsidR="00020C91" w:rsidRDefault="00020C91" w:rsidP="00024426">
      <w:pPr>
        <w:rPr>
          <w:rFonts w:ascii="Times New Roman" w:hAnsi="Times New Roman" w:cs="Times New Roman"/>
          <w:sz w:val="24"/>
          <w:szCs w:val="24"/>
          <w:lang w:val="en-GB"/>
        </w:rPr>
      </w:pPr>
      <w:r w:rsidRPr="00020C91">
        <w:rPr>
          <w:rFonts w:ascii="Times New Roman" w:hAnsi="Times New Roman" w:cs="Times New Roman"/>
          <w:sz w:val="24"/>
          <w:szCs w:val="24"/>
        </w:rPr>
        <w:t xml:space="preserve">All Folk Tales </w:t>
      </w:r>
      <w:hyperlink r:id="rId10" w:history="1">
        <w:r w:rsidRPr="00020C91">
          <w:rPr>
            <w:rStyle w:val="Hyperlink"/>
            <w:rFonts w:ascii="Times New Roman" w:hAnsi="Times New Roman" w:cs="Times New Roman"/>
            <w:sz w:val="24"/>
            <w:szCs w:val="24"/>
          </w:rPr>
          <w:t>http://www.allfolktales.com/wafrica/tortoise_and_hare.php</w:t>
        </w:r>
      </w:hyperlink>
    </w:p>
    <w:p w14:paraId="277A1FF7" w14:textId="1E953689"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Bakhtin, M. </w:t>
      </w:r>
      <w:r w:rsidRPr="00024426">
        <w:rPr>
          <w:rFonts w:ascii="Times New Roman" w:hAnsi="Times New Roman" w:cs="Times New Roman"/>
          <w:iCs/>
          <w:sz w:val="24"/>
          <w:szCs w:val="24"/>
          <w:lang w:val="en-GB"/>
        </w:rPr>
        <w:t>Rabelais and His World</w:t>
      </w:r>
      <w:r w:rsidRPr="00024426">
        <w:rPr>
          <w:rFonts w:ascii="Times New Roman" w:hAnsi="Times New Roman" w:cs="Times New Roman"/>
          <w:sz w:val="24"/>
          <w:szCs w:val="24"/>
          <w:lang w:val="en-GB"/>
        </w:rPr>
        <w:t>, Cambridge, Mass: Harvard University Press</w:t>
      </w:r>
      <w:r w:rsidR="00C13AFF">
        <w:rPr>
          <w:rFonts w:ascii="Times New Roman" w:hAnsi="Times New Roman" w:cs="Times New Roman"/>
          <w:sz w:val="24"/>
          <w:szCs w:val="24"/>
          <w:lang w:val="en-GB"/>
        </w:rPr>
        <w:t>. 1968</w:t>
      </w:r>
    </w:p>
    <w:p w14:paraId="13290992" w14:textId="5D59DAD1"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Bayless, M. </w:t>
      </w:r>
      <w:r w:rsidRPr="00024426">
        <w:rPr>
          <w:rFonts w:ascii="Times New Roman" w:hAnsi="Times New Roman" w:cs="Times New Roman"/>
          <w:iCs/>
          <w:sz w:val="24"/>
          <w:szCs w:val="24"/>
          <w:lang w:val="en-GB"/>
        </w:rPr>
        <w:t>Parody in the Middle Ages: The Latin Tradition,</w:t>
      </w:r>
      <w:r w:rsidRPr="00024426">
        <w:rPr>
          <w:rFonts w:ascii="Times New Roman" w:hAnsi="Times New Roman" w:cs="Times New Roman"/>
          <w:sz w:val="24"/>
          <w:szCs w:val="24"/>
          <w:lang w:val="en-GB"/>
        </w:rPr>
        <w:t xml:space="preserve"> Ann Arbour: University of Michigan Press</w:t>
      </w:r>
      <w:r w:rsidR="00C13AFF">
        <w:rPr>
          <w:rFonts w:ascii="Times New Roman" w:hAnsi="Times New Roman" w:cs="Times New Roman"/>
          <w:sz w:val="24"/>
          <w:szCs w:val="24"/>
          <w:lang w:val="en-GB"/>
        </w:rPr>
        <w:t>. 1996</w:t>
      </w:r>
    </w:p>
    <w:p w14:paraId="2860DA6A" w14:textId="22D7461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Benhabib, S</w:t>
      </w:r>
      <w:r w:rsidR="00C13AFF">
        <w:rPr>
          <w:rFonts w:ascii="Times New Roman" w:hAnsi="Times New Roman" w:cs="Times New Roman"/>
          <w:sz w:val="24"/>
          <w:szCs w:val="24"/>
          <w:lang w:val="en-GB"/>
        </w:rPr>
        <w:t>.</w:t>
      </w:r>
      <w:r w:rsidRPr="00024426">
        <w:rPr>
          <w:rFonts w:ascii="Times New Roman" w:hAnsi="Times New Roman" w:cs="Times New Roman"/>
          <w:sz w:val="24"/>
          <w:szCs w:val="24"/>
          <w:lang w:val="en-GB"/>
        </w:rPr>
        <w:t xml:space="preserve"> </w:t>
      </w:r>
      <w:r w:rsidRPr="00024426">
        <w:rPr>
          <w:rFonts w:ascii="Times New Roman" w:hAnsi="Times New Roman" w:cs="Times New Roman"/>
          <w:iCs/>
          <w:sz w:val="24"/>
          <w:szCs w:val="24"/>
          <w:lang w:val="en-GB"/>
        </w:rPr>
        <w:t>The Reluctant Modernism of Hannah Arendt</w:t>
      </w:r>
      <w:r w:rsidRPr="00024426">
        <w:rPr>
          <w:rFonts w:ascii="Times New Roman" w:hAnsi="Times New Roman" w:cs="Times New Roman"/>
          <w:sz w:val="24"/>
          <w:szCs w:val="24"/>
          <w:lang w:val="en-GB"/>
        </w:rPr>
        <w:t>, Thousand Oaks, Calif: Sage Publications</w:t>
      </w:r>
      <w:r w:rsidR="00C13AFF">
        <w:rPr>
          <w:rFonts w:ascii="Times New Roman" w:hAnsi="Times New Roman" w:cs="Times New Roman"/>
          <w:sz w:val="24"/>
          <w:szCs w:val="24"/>
          <w:lang w:val="en-GB"/>
        </w:rPr>
        <w:t>. 1996</w:t>
      </w:r>
    </w:p>
    <w:p w14:paraId="26A7ED13" w14:textId="6C842980"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 Besmer, Fremont E. Horses, Musicians &amp; Gods The Hausa Cult of Possession-Trance Westport: Greenwood Publish</w:t>
      </w:r>
      <w:r w:rsidR="00C13AFF">
        <w:rPr>
          <w:rFonts w:ascii="Times New Roman" w:hAnsi="Times New Roman" w:cs="Times New Roman"/>
          <w:sz w:val="24"/>
          <w:szCs w:val="24"/>
        </w:rPr>
        <w:t>ing Group, Incorporated, Sept. 1983</w:t>
      </w:r>
    </w:p>
    <w:p w14:paraId="69605D9C" w14:textId="3D287782"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Blake, N., Smeyers, P. Smith, R., Standish, P. </w:t>
      </w:r>
      <w:r w:rsidRPr="00024426">
        <w:rPr>
          <w:rFonts w:ascii="Times New Roman" w:hAnsi="Times New Roman" w:cs="Times New Roman"/>
          <w:iCs/>
          <w:sz w:val="24"/>
          <w:szCs w:val="24"/>
          <w:lang w:val="en-GB"/>
        </w:rPr>
        <w:t>Thinking Again: Education After Postmodernism</w:t>
      </w:r>
      <w:r w:rsidRPr="00024426">
        <w:rPr>
          <w:rFonts w:ascii="Times New Roman" w:hAnsi="Times New Roman" w:cs="Times New Roman"/>
          <w:sz w:val="24"/>
          <w:szCs w:val="24"/>
          <w:lang w:val="en-GB"/>
        </w:rPr>
        <w:t>, London: Bergin and Garvey</w:t>
      </w:r>
      <w:r w:rsidR="00B84C72">
        <w:rPr>
          <w:rFonts w:ascii="Times New Roman" w:hAnsi="Times New Roman" w:cs="Times New Roman"/>
          <w:sz w:val="24"/>
          <w:szCs w:val="24"/>
          <w:lang w:val="en-GB"/>
        </w:rPr>
        <w:t>. 1998</w:t>
      </w:r>
    </w:p>
    <w:p w14:paraId="30F417E5" w14:textId="74ED5768" w:rsidR="00627DF7" w:rsidRPr="00024426" w:rsidRDefault="00EF53A9" w:rsidP="00024426">
      <w:pPr>
        <w:rPr>
          <w:rFonts w:ascii="Times New Roman" w:hAnsi="Times New Roman" w:cs="Times New Roman"/>
          <w:sz w:val="24"/>
          <w:szCs w:val="24"/>
        </w:rPr>
      </w:pPr>
      <w:r w:rsidRPr="00024426">
        <w:rPr>
          <w:rFonts w:ascii="Times New Roman" w:hAnsi="Times New Roman" w:cs="Times New Roman"/>
          <w:color w:val="000000"/>
          <w:sz w:val="24"/>
          <w:szCs w:val="24"/>
          <w:shd w:val="clear" w:color="auto" w:fill="FFFFFF"/>
        </w:rPr>
        <w:t xml:space="preserve">Bowen, Elenore Smith </w:t>
      </w:r>
      <w:r w:rsidRPr="00024426">
        <w:rPr>
          <w:rFonts w:ascii="Times New Roman" w:hAnsi="Times New Roman" w:cs="Times New Roman"/>
          <w:iCs/>
          <w:color w:val="000000"/>
          <w:sz w:val="24"/>
          <w:szCs w:val="24"/>
          <w:shd w:val="clear" w:color="auto" w:fill="FFFFFF"/>
        </w:rPr>
        <w:t>Return to Laughter</w:t>
      </w:r>
      <w:r w:rsidRPr="00024426">
        <w:rPr>
          <w:rStyle w:val="apple-converted-space"/>
          <w:rFonts w:ascii="Times New Roman" w:hAnsi="Times New Roman" w:cs="Times New Roman"/>
          <w:color w:val="000000"/>
          <w:sz w:val="24"/>
          <w:szCs w:val="24"/>
          <w:shd w:val="clear" w:color="auto" w:fill="FFFFFF"/>
        </w:rPr>
        <w:t> </w:t>
      </w:r>
      <w:r w:rsidRPr="00024426">
        <w:rPr>
          <w:rFonts w:ascii="Times New Roman" w:hAnsi="Times New Roman" w:cs="Times New Roman"/>
          <w:color w:val="000000"/>
          <w:sz w:val="24"/>
          <w:szCs w:val="24"/>
          <w:shd w:val="clear" w:color="auto" w:fill="FFFFFF"/>
        </w:rPr>
        <w:t>Victor Gollancz Ltd., London,</w:t>
      </w:r>
      <w:r w:rsidR="00B84C72" w:rsidRPr="00024426">
        <w:rPr>
          <w:rStyle w:val="apple-converted-space"/>
          <w:rFonts w:ascii="Times New Roman" w:hAnsi="Times New Roman" w:cs="Times New Roman"/>
          <w:color w:val="000000"/>
          <w:sz w:val="24"/>
          <w:szCs w:val="24"/>
          <w:shd w:val="clear" w:color="auto" w:fill="FFFFFF"/>
        </w:rPr>
        <w:t> </w:t>
      </w:r>
      <w:r w:rsidR="00B84C72" w:rsidRPr="00024426">
        <w:rPr>
          <w:rFonts w:ascii="Times New Roman" w:hAnsi="Times New Roman" w:cs="Times New Roman"/>
          <w:sz w:val="24"/>
          <w:szCs w:val="24"/>
        </w:rPr>
        <w:t>Boston</w:t>
      </w:r>
      <w:r w:rsidR="00627DF7" w:rsidRPr="00024426">
        <w:rPr>
          <w:rFonts w:ascii="Times New Roman" w:hAnsi="Times New Roman" w:cs="Times New Roman"/>
          <w:sz w:val="24"/>
          <w:szCs w:val="24"/>
        </w:rPr>
        <w:t xml:space="preserve">, R. (1974) </w:t>
      </w:r>
      <w:proofErr w:type="gramStart"/>
      <w:r w:rsidR="00627DF7" w:rsidRPr="00024426">
        <w:rPr>
          <w:rFonts w:ascii="Times New Roman" w:hAnsi="Times New Roman" w:cs="Times New Roman"/>
          <w:iCs/>
          <w:sz w:val="24"/>
          <w:szCs w:val="24"/>
        </w:rPr>
        <w:t>An</w:t>
      </w:r>
      <w:proofErr w:type="gramEnd"/>
      <w:r w:rsidR="00627DF7" w:rsidRPr="00024426">
        <w:rPr>
          <w:rFonts w:ascii="Times New Roman" w:hAnsi="Times New Roman" w:cs="Times New Roman"/>
          <w:iCs/>
          <w:sz w:val="24"/>
          <w:szCs w:val="24"/>
        </w:rPr>
        <w:t xml:space="preserve"> Anatomy of Laughter</w:t>
      </w:r>
      <w:r w:rsidR="00627DF7" w:rsidRPr="00024426">
        <w:rPr>
          <w:rFonts w:ascii="Times New Roman" w:hAnsi="Times New Roman" w:cs="Times New Roman"/>
          <w:sz w:val="24"/>
          <w:szCs w:val="24"/>
        </w:rPr>
        <w:t>, London: Collins</w:t>
      </w:r>
      <w:r w:rsidR="00B84C72">
        <w:rPr>
          <w:rFonts w:ascii="Times New Roman" w:hAnsi="Times New Roman" w:cs="Times New Roman"/>
          <w:sz w:val="24"/>
          <w:szCs w:val="24"/>
        </w:rPr>
        <w:t>. 1954</w:t>
      </w:r>
    </w:p>
    <w:p w14:paraId="1F456716" w14:textId="1FA4B6DC"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Burke, P. </w:t>
      </w:r>
      <w:r w:rsidRPr="00024426">
        <w:rPr>
          <w:rFonts w:ascii="Times New Roman" w:hAnsi="Times New Roman" w:cs="Times New Roman"/>
          <w:iCs/>
          <w:sz w:val="24"/>
          <w:szCs w:val="24"/>
          <w:lang w:val="en-GB"/>
        </w:rPr>
        <w:t>History and Social Theory</w:t>
      </w:r>
      <w:r w:rsidRPr="00024426">
        <w:rPr>
          <w:rFonts w:ascii="Times New Roman" w:hAnsi="Times New Roman" w:cs="Times New Roman"/>
          <w:sz w:val="24"/>
          <w:szCs w:val="24"/>
          <w:lang w:val="en-GB"/>
        </w:rPr>
        <w:t>, Cambridge: CU</w:t>
      </w:r>
      <w:r w:rsidR="00B84C72">
        <w:rPr>
          <w:rFonts w:ascii="Times New Roman" w:hAnsi="Times New Roman" w:cs="Times New Roman"/>
          <w:sz w:val="24"/>
          <w:szCs w:val="24"/>
          <w:lang w:val="en-GB"/>
        </w:rPr>
        <w:t>P. 1992</w:t>
      </w:r>
    </w:p>
    <w:p w14:paraId="449087FD" w14:textId="0D07DED5"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Carr, W. and Hartnett, A. </w:t>
      </w:r>
      <w:r w:rsidRPr="00024426">
        <w:rPr>
          <w:rFonts w:ascii="Times New Roman" w:hAnsi="Times New Roman" w:cs="Times New Roman"/>
          <w:iCs/>
          <w:sz w:val="24"/>
          <w:szCs w:val="24"/>
          <w:lang w:val="en-GB"/>
        </w:rPr>
        <w:t>Education and the Struggle for Democracy</w:t>
      </w:r>
      <w:r w:rsidRPr="00024426">
        <w:rPr>
          <w:rFonts w:ascii="Times New Roman" w:hAnsi="Times New Roman" w:cs="Times New Roman"/>
          <w:sz w:val="24"/>
          <w:szCs w:val="24"/>
          <w:lang w:val="en-GB"/>
        </w:rPr>
        <w:t>, Buckingham: Open University Press.</w:t>
      </w:r>
      <w:r w:rsidR="00B84C72">
        <w:rPr>
          <w:rFonts w:ascii="Times New Roman" w:hAnsi="Times New Roman" w:cs="Times New Roman"/>
          <w:sz w:val="24"/>
          <w:szCs w:val="24"/>
          <w:lang w:val="en-GB"/>
        </w:rPr>
        <w:t xml:space="preserve"> 1996</w:t>
      </w:r>
    </w:p>
    <w:p w14:paraId="77BDDC4F" w14:textId="446648B1"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Castoriadis, C. </w:t>
      </w:r>
      <w:r w:rsidRPr="00024426">
        <w:rPr>
          <w:rFonts w:ascii="Times New Roman" w:hAnsi="Times New Roman" w:cs="Times New Roman"/>
          <w:iCs/>
          <w:sz w:val="24"/>
          <w:szCs w:val="24"/>
          <w:lang w:val="en-GB"/>
        </w:rPr>
        <w:t>World in Fragments: Writings on Politics, Society, Psychoanalysis and the Imagination</w:t>
      </w:r>
      <w:r w:rsidRPr="00024426">
        <w:rPr>
          <w:rFonts w:ascii="Times New Roman" w:hAnsi="Times New Roman" w:cs="Times New Roman"/>
          <w:sz w:val="24"/>
          <w:szCs w:val="24"/>
          <w:lang w:val="en-GB"/>
        </w:rPr>
        <w:t>, Stanford, Stanford University Press.</w:t>
      </w:r>
      <w:r w:rsidR="00B84C72">
        <w:rPr>
          <w:rFonts w:ascii="Times New Roman" w:hAnsi="Times New Roman" w:cs="Times New Roman"/>
          <w:sz w:val="24"/>
          <w:szCs w:val="24"/>
          <w:lang w:val="en-GB"/>
        </w:rPr>
        <w:t>1997</w:t>
      </w:r>
    </w:p>
    <w:p w14:paraId="49B9B603" w14:textId="77777777" w:rsidR="00627DF7" w:rsidRPr="00024426" w:rsidRDefault="00627DF7"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color w:val="000000"/>
          <w:sz w:val="24"/>
          <w:szCs w:val="24"/>
          <w:shd w:val="clear" w:color="auto" w:fill="FFFFFF"/>
        </w:rPr>
        <w:t xml:space="preserve">Charlie Parker – Koko </w:t>
      </w:r>
      <w:hyperlink r:id="rId11" w:history="1">
        <w:r w:rsidRPr="00024426">
          <w:rPr>
            <w:rStyle w:val="Hyperlink"/>
            <w:rFonts w:ascii="Times New Roman" w:hAnsi="Times New Roman" w:cs="Times New Roman"/>
            <w:sz w:val="24"/>
            <w:szCs w:val="24"/>
            <w:shd w:val="clear" w:color="auto" w:fill="FFFFFF"/>
          </w:rPr>
          <w:t>http://lcweb4.loc.gov/natlib/ihas/service/mulligan/100010952/0001.pdf</w:t>
        </w:r>
      </w:hyperlink>
      <w:r w:rsidRPr="00024426">
        <w:rPr>
          <w:rFonts w:ascii="Times New Roman" w:hAnsi="Times New Roman" w:cs="Times New Roman"/>
          <w:color w:val="000000"/>
          <w:sz w:val="24"/>
          <w:szCs w:val="24"/>
          <w:shd w:val="clear" w:color="auto" w:fill="FFFFFF"/>
        </w:rPr>
        <w:t xml:space="preserve"> 1995.</w:t>
      </w:r>
    </w:p>
    <w:p w14:paraId="74887FE8" w14:textId="2C2779D0"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lastRenderedPageBreak/>
        <w:t xml:space="preserve">Colley, L. </w:t>
      </w:r>
      <w:r w:rsidRPr="00024426">
        <w:rPr>
          <w:rFonts w:ascii="Times New Roman" w:hAnsi="Times New Roman" w:cs="Times New Roman"/>
          <w:iCs/>
          <w:sz w:val="24"/>
          <w:szCs w:val="24"/>
          <w:lang w:val="en-GB"/>
        </w:rPr>
        <w:t>Britons: Forging the Nation 1707-1837</w:t>
      </w:r>
      <w:r w:rsidRPr="00024426">
        <w:rPr>
          <w:rFonts w:ascii="Times New Roman" w:hAnsi="Times New Roman" w:cs="Times New Roman"/>
          <w:sz w:val="24"/>
          <w:szCs w:val="24"/>
          <w:lang w:val="en-GB"/>
        </w:rPr>
        <w:t xml:space="preserve"> London: Vintage.</w:t>
      </w:r>
      <w:r w:rsidR="00B84C72">
        <w:rPr>
          <w:rFonts w:ascii="Times New Roman" w:hAnsi="Times New Roman" w:cs="Times New Roman"/>
          <w:sz w:val="24"/>
          <w:szCs w:val="24"/>
          <w:lang w:val="en-GB"/>
        </w:rPr>
        <w:t xml:space="preserve"> 1992</w:t>
      </w:r>
    </w:p>
    <w:p w14:paraId="339FD9EC" w14:textId="2FB7F29D" w:rsidR="00627DF7" w:rsidRPr="00024426" w:rsidRDefault="00B84C72" w:rsidP="00024426">
      <w:pPr>
        <w:rPr>
          <w:rFonts w:ascii="Times New Roman" w:hAnsi="Times New Roman" w:cs="Times New Roman"/>
          <w:sz w:val="24"/>
          <w:szCs w:val="24"/>
        </w:rPr>
      </w:pPr>
      <w:r>
        <w:rPr>
          <w:rFonts w:ascii="Times New Roman" w:hAnsi="Times New Roman" w:cs="Times New Roman"/>
          <w:sz w:val="24"/>
          <w:szCs w:val="24"/>
        </w:rPr>
        <w:t xml:space="preserve">Conroy, J. </w:t>
      </w:r>
      <w:r w:rsidR="00627DF7" w:rsidRPr="00024426">
        <w:rPr>
          <w:rFonts w:ascii="Times New Roman" w:hAnsi="Times New Roman" w:cs="Times New Roman"/>
          <w:sz w:val="24"/>
          <w:szCs w:val="24"/>
        </w:rPr>
        <w:t xml:space="preserve"> ‘Poetry and Human Growth’</w:t>
      </w:r>
      <w:r w:rsidR="00627DF7" w:rsidRPr="00024426">
        <w:rPr>
          <w:rFonts w:ascii="Times New Roman" w:hAnsi="Times New Roman" w:cs="Times New Roman"/>
          <w:iCs/>
          <w:sz w:val="24"/>
          <w:szCs w:val="24"/>
        </w:rPr>
        <w:t>, Journal of Moral Education</w:t>
      </w:r>
      <w:r w:rsidR="00627DF7" w:rsidRPr="00024426">
        <w:rPr>
          <w:rFonts w:ascii="Times New Roman" w:hAnsi="Times New Roman" w:cs="Times New Roman"/>
          <w:sz w:val="24"/>
          <w:szCs w:val="24"/>
        </w:rPr>
        <w:t>, 28,4, 491-510.</w:t>
      </w:r>
      <w:r w:rsidRPr="00B84C72">
        <w:rPr>
          <w:rFonts w:ascii="Times New Roman" w:hAnsi="Times New Roman" w:cs="Times New Roman"/>
          <w:sz w:val="24"/>
          <w:szCs w:val="24"/>
        </w:rPr>
        <w:t xml:space="preserve"> </w:t>
      </w:r>
      <w:r>
        <w:rPr>
          <w:rFonts w:ascii="Times New Roman" w:hAnsi="Times New Roman" w:cs="Times New Roman"/>
          <w:sz w:val="24"/>
          <w:szCs w:val="24"/>
        </w:rPr>
        <w:t>1999</w:t>
      </w:r>
    </w:p>
    <w:p w14:paraId="16780948" w14:textId="36402ADB"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Cox, Harvey </w:t>
      </w:r>
      <w:r w:rsidRPr="00024426">
        <w:rPr>
          <w:rFonts w:ascii="Times New Roman" w:hAnsi="Times New Roman" w:cs="Times New Roman"/>
          <w:iCs/>
          <w:sz w:val="24"/>
          <w:szCs w:val="24"/>
        </w:rPr>
        <w:t xml:space="preserve">The Feast of Fools: A theological essay on festivity and fantasy </w:t>
      </w:r>
      <w:r w:rsidRPr="00024426">
        <w:rPr>
          <w:rFonts w:ascii="Times New Roman" w:hAnsi="Times New Roman" w:cs="Times New Roman"/>
          <w:sz w:val="24"/>
          <w:szCs w:val="24"/>
        </w:rPr>
        <w:t>Cambridge Mass: Harvard University Press</w:t>
      </w:r>
      <w:r w:rsidR="00B84C72">
        <w:rPr>
          <w:rFonts w:ascii="Times New Roman" w:hAnsi="Times New Roman" w:cs="Times New Roman"/>
          <w:sz w:val="24"/>
          <w:szCs w:val="24"/>
        </w:rPr>
        <w:t>.</w:t>
      </w:r>
      <w:r w:rsidRPr="00024426">
        <w:rPr>
          <w:rFonts w:ascii="Times New Roman" w:hAnsi="Times New Roman" w:cs="Times New Roman"/>
          <w:sz w:val="24"/>
          <w:szCs w:val="24"/>
        </w:rPr>
        <w:t xml:space="preserve"> </w:t>
      </w:r>
      <w:r w:rsidR="00B84C72" w:rsidRPr="00024426">
        <w:rPr>
          <w:rFonts w:ascii="Times New Roman" w:hAnsi="Times New Roman" w:cs="Times New Roman"/>
          <w:sz w:val="24"/>
          <w:szCs w:val="24"/>
        </w:rPr>
        <w:t>1969</w:t>
      </w:r>
    </w:p>
    <w:p w14:paraId="1608BAC4" w14:textId="21058CE9"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Davis, </w:t>
      </w:r>
      <w:proofErr w:type="gramStart"/>
      <w:r w:rsidRPr="00024426">
        <w:rPr>
          <w:rFonts w:ascii="Times New Roman" w:hAnsi="Times New Roman" w:cs="Times New Roman"/>
          <w:sz w:val="24"/>
          <w:szCs w:val="24"/>
        </w:rPr>
        <w:t>A</w:t>
      </w:r>
      <w:proofErr w:type="gramEnd"/>
      <w:r w:rsidRPr="00024426">
        <w:rPr>
          <w:rFonts w:ascii="Times New Roman" w:hAnsi="Times New Roman" w:cs="Times New Roman"/>
          <w:sz w:val="24"/>
          <w:szCs w:val="24"/>
        </w:rPr>
        <w:t xml:space="preserve"> ‘The Limits of Educational Assessment’, </w:t>
      </w:r>
      <w:r w:rsidRPr="00024426">
        <w:rPr>
          <w:rFonts w:ascii="Times New Roman" w:hAnsi="Times New Roman" w:cs="Times New Roman"/>
          <w:iCs/>
          <w:sz w:val="24"/>
          <w:szCs w:val="24"/>
        </w:rPr>
        <w:t>Journal of Philosophy of Education: Special Issue</w:t>
      </w:r>
      <w:r w:rsidRPr="00024426">
        <w:rPr>
          <w:rFonts w:ascii="Times New Roman" w:hAnsi="Times New Roman" w:cs="Times New Roman"/>
          <w:sz w:val="24"/>
          <w:szCs w:val="24"/>
        </w:rPr>
        <w:t xml:space="preserve">, Vol. 32: 1, </w:t>
      </w:r>
      <w:r w:rsidR="00B84C72" w:rsidRPr="00024426">
        <w:rPr>
          <w:rFonts w:ascii="Times New Roman" w:hAnsi="Times New Roman" w:cs="Times New Roman"/>
          <w:sz w:val="24"/>
          <w:szCs w:val="24"/>
        </w:rPr>
        <w:t xml:space="preserve">March. </w:t>
      </w:r>
      <w:r w:rsidR="00B84C72">
        <w:rPr>
          <w:rFonts w:ascii="Times New Roman" w:hAnsi="Times New Roman" w:cs="Times New Roman"/>
          <w:sz w:val="24"/>
          <w:szCs w:val="24"/>
        </w:rPr>
        <w:t>1998</w:t>
      </w:r>
    </w:p>
    <w:p w14:paraId="67F1C01A" w14:textId="3A258687" w:rsidR="00627DF7" w:rsidRPr="00024426" w:rsidRDefault="00627DF7" w:rsidP="00024426">
      <w:pPr>
        <w:autoSpaceDE w:val="0"/>
        <w:autoSpaceDN w:val="0"/>
        <w:adjustRightInd w:val="0"/>
        <w:rPr>
          <w:rFonts w:ascii="Times New Roman" w:hAnsi="Times New Roman" w:cs="Times New Roman"/>
          <w:bCs/>
          <w:sz w:val="24"/>
          <w:szCs w:val="24"/>
        </w:rPr>
      </w:pPr>
      <w:r w:rsidRPr="00024426">
        <w:rPr>
          <w:rFonts w:ascii="Times New Roman" w:hAnsi="Times New Roman" w:cs="Times New Roman"/>
          <w:bCs/>
          <w:sz w:val="24"/>
          <w:szCs w:val="24"/>
        </w:rPr>
        <w:t xml:space="preserve">Davis, Miles. </w:t>
      </w:r>
      <w:r w:rsidR="00B84C72" w:rsidRPr="00024426">
        <w:rPr>
          <w:rFonts w:ascii="Times New Roman" w:hAnsi="Times New Roman" w:cs="Times New Roman"/>
          <w:bCs/>
          <w:sz w:val="24"/>
          <w:szCs w:val="24"/>
        </w:rPr>
        <w:t>Miles: The</w:t>
      </w:r>
      <w:r w:rsidRPr="00024426">
        <w:rPr>
          <w:rFonts w:ascii="Times New Roman" w:hAnsi="Times New Roman" w:cs="Times New Roman"/>
          <w:bCs/>
          <w:sz w:val="24"/>
          <w:szCs w:val="24"/>
        </w:rPr>
        <w:t xml:space="preserve"> Autobiography. Simon &amp; Schuster; 1rst Preston Edition. 1990</w:t>
      </w:r>
    </w:p>
    <w:p w14:paraId="4063898D" w14:textId="77777777" w:rsidR="00627DF7" w:rsidRPr="00024426" w:rsidRDefault="00627DF7"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bCs/>
          <w:sz w:val="24"/>
          <w:szCs w:val="24"/>
        </w:rPr>
        <w:t xml:space="preserve">Desmond, Paul PAUL DESMOND interviews CHARLIE PARKER. </w:t>
      </w:r>
      <w:r w:rsidRPr="00024426">
        <w:rPr>
          <w:rFonts w:ascii="Times New Roman" w:hAnsi="Times New Roman" w:cs="Times New Roman"/>
          <w:sz w:val="24"/>
          <w:szCs w:val="24"/>
        </w:rPr>
        <w:t>This is a radio broadcast from early 1954 (probably March) in Boston, Mass. with announcer John McLellan. </w:t>
      </w:r>
    </w:p>
    <w:p w14:paraId="45A0B379"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Douglas, M. ‘The Social Control of Cognition: Some Factors in Joke Perception’, </w:t>
      </w:r>
      <w:r w:rsidRPr="00024426">
        <w:rPr>
          <w:rFonts w:ascii="Times New Roman" w:hAnsi="Times New Roman" w:cs="Times New Roman"/>
          <w:iCs/>
          <w:sz w:val="24"/>
          <w:szCs w:val="24"/>
          <w:lang w:val="en-GB"/>
        </w:rPr>
        <w:t>Man</w:t>
      </w:r>
      <w:r w:rsidRPr="00024426">
        <w:rPr>
          <w:rFonts w:ascii="Times New Roman" w:hAnsi="Times New Roman" w:cs="Times New Roman"/>
          <w:sz w:val="24"/>
          <w:szCs w:val="24"/>
          <w:lang w:val="en-GB"/>
        </w:rPr>
        <w:t xml:space="preserve"> 3: 361-376.</w:t>
      </w:r>
    </w:p>
    <w:p w14:paraId="41120D36"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Echerd, Nicole (1991) Gender Relationships and Religion. Women in the Hausa Bori in Ader, Niger. IN Catherine Coles and Beverly Mack, EDS. Hausa Women in the Twentieth Century. Madison: The University of Wisconsin Press, pp. 207-220. </w:t>
      </w:r>
    </w:p>
    <w:p w14:paraId="6C91ABCD"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Echerd, Nicole (1991) The Hausa bori possession cult in the Ader region of Niger: Its origins and present-day Function. IN I. M. Lewis, Ahmed Al-Safi, and Sayyid Hurreiz, Women’s Medicine: The Zar-Bori Cult in Africa and </w:t>
      </w:r>
      <w:proofErr w:type="gramStart"/>
      <w:r w:rsidRPr="00024426">
        <w:rPr>
          <w:rFonts w:ascii="Times New Roman" w:hAnsi="Times New Roman" w:cs="Times New Roman"/>
          <w:sz w:val="24"/>
          <w:szCs w:val="24"/>
        </w:rPr>
        <w:t>Beyond</w:t>
      </w:r>
      <w:proofErr w:type="gramEnd"/>
      <w:r w:rsidRPr="00024426">
        <w:rPr>
          <w:rFonts w:ascii="Times New Roman" w:hAnsi="Times New Roman" w:cs="Times New Roman"/>
          <w:sz w:val="24"/>
          <w:szCs w:val="24"/>
        </w:rPr>
        <w:t xml:space="preserve">. Edinburgh: Edinburgh University Press, pp. 64-80. </w:t>
      </w:r>
    </w:p>
    <w:p w14:paraId="2B78D9D9" w14:textId="77777777" w:rsidR="00627DF7" w:rsidRPr="00024426" w:rsidRDefault="00627DF7"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sz w:val="24"/>
          <w:szCs w:val="24"/>
        </w:rPr>
        <w:t xml:space="preserve">Ellis, Iain. Laughin’ Louie. </w:t>
      </w:r>
      <w:hyperlink r:id="rId12" w:history="1">
        <w:r w:rsidRPr="00024426">
          <w:rPr>
            <w:rStyle w:val="Hyperlink"/>
            <w:rFonts w:ascii="Times New Roman" w:hAnsi="Times New Roman" w:cs="Times New Roman"/>
            <w:sz w:val="24"/>
            <w:szCs w:val="24"/>
          </w:rPr>
          <w:t>http://www.popmatters.com/pm/column/ellis051013/</w:t>
        </w:r>
      </w:hyperlink>
      <w:r w:rsidRPr="00024426">
        <w:rPr>
          <w:rFonts w:ascii="Times New Roman" w:hAnsi="Times New Roman" w:cs="Times New Roman"/>
          <w:sz w:val="24"/>
          <w:szCs w:val="24"/>
        </w:rPr>
        <w:t xml:space="preserve"> Accessed May 3, 2012</w:t>
      </w:r>
    </w:p>
    <w:p w14:paraId="77FD9B88"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Erasmus, Desiderius. </w:t>
      </w:r>
      <w:r w:rsidRPr="00024426">
        <w:rPr>
          <w:rFonts w:ascii="Times New Roman" w:eastAsia="Times New Roman" w:hAnsi="Times New Roman" w:cs="Times New Roman"/>
          <w:iCs/>
          <w:color w:val="000000"/>
          <w:sz w:val="24"/>
          <w:szCs w:val="24"/>
        </w:rPr>
        <w:t>The Praise of Folly.</w:t>
      </w:r>
      <w:r w:rsidRPr="00024426">
        <w:rPr>
          <w:rFonts w:ascii="Times New Roman" w:eastAsia="Times New Roman" w:hAnsi="Times New Roman" w:cs="Times New Roman"/>
          <w:color w:val="000000"/>
          <w:sz w:val="24"/>
          <w:szCs w:val="24"/>
        </w:rPr>
        <w:t> 1511. Trans. Hoyt Hopewell Hudson. Princeton, NJ: Princeton UP, 1941.</w:t>
      </w:r>
    </w:p>
    <w:p w14:paraId="5744AFDC"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Erlmann, Veit (1982) Trance and Music. Ethno-musicology 26, 1: 49-58.</w:t>
      </w:r>
    </w:p>
    <w:p w14:paraId="011B63B7"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lastRenderedPageBreak/>
        <w:t xml:space="preserve">Faulkingham, Ralph N. (1975) The Sprits and Their Cousins: Some Aspects of Belief, Ritual, and Social Organization in a Rural Hausa Village in Niger. Research Report Number 15. Department of Anthropology. University of Massachusetts, Amherst. October. </w:t>
      </w:r>
    </w:p>
    <w:p w14:paraId="12CD2053" w14:textId="77777777" w:rsidR="00627DF7" w:rsidRPr="00024426" w:rsidRDefault="00627DF7"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sz w:val="24"/>
          <w:szCs w:val="24"/>
        </w:rPr>
        <w:t xml:space="preserve">Feather, Leonard: A Bird's-ear View of Music. Nobody gets the bird from bird as broadminded parker takes the blindfold test, in: Metronome, 64/8 (Aug.1948), p. 14, 21-22 </w:t>
      </w:r>
    </w:p>
    <w:p w14:paraId="625DD682"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Ferguson, N. (2001) </w:t>
      </w:r>
      <w:proofErr w:type="gramStart"/>
      <w:r w:rsidRPr="00024426">
        <w:rPr>
          <w:rFonts w:ascii="Times New Roman" w:hAnsi="Times New Roman" w:cs="Times New Roman"/>
          <w:iCs/>
          <w:sz w:val="24"/>
          <w:szCs w:val="24"/>
          <w:lang w:val="en-GB"/>
        </w:rPr>
        <w:t>The</w:t>
      </w:r>
      <w:proofErr w:type="gramEnd"/>
      <w:r w:rsidRPr="00024426">
        <w:rPr>
          <w:rFonts w:ascii="Times New Roman" w:hAnsi="Times New Roman" w:cs="Times New Roman"/>
          <w:iCs/>
          <w:sz w:val="24"/>
          <w:szCs w:val="24"/>
          <w:lang w:val="en-GB"/>
        </w:rPr>
        <w:t xml:space="preserve"> Cash Nexus: Money and Power in the Modern World 1700 – 2000</w:t>
      </w:r>
      <w:r w:rsidRPr="00024426">
        <w:rPr>
          <w:rFonts w:ascii="Times New Roman" w:hAnsi="Times New Roman" w:cs="Times New Roman"/>
          <w:sz w:val="24"/>
          <w:szCs w:val="24"/>
          <w:lang w:val="en-GB"/>
        </w:rPr>
        <w:t>, Harmondsworth: Allen Lane The Penguin Press.</w:t>
      </w:r>
    </w:p>
    <w:p w14:paraId="44FB3412"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Foster, R. (1994) </w:t>
      </w:r>
      <w:r w:rsidRPr="00024426">
        <w:rPr>
          <w:rFonts w:ascii="Times New Roman" w:hAnsi="Times New Roman" w:cs="Times New Roman"/>
          <w:iCs/>
          <w:sz w:val="24"/>
          <w:szCs w:val="24"/>
          <w:lang w:val="en-GB"/>
        </w:rPr>
        <w:t>Paddy and Mr Punch</w:t>
      </w:r>
      <w:r w:rsidRPr="00024426">
        <w:rPr>
          <w:rFonts w:ascii="Times New Roman" w:hAnsi="Times New Roman" w:cs="Times New Roman"/>
          <w:sz w:val="24"/>
          <w:szCs w:val="24"/>
          <w:lang w:val="en-GB"/>
        </w:rPr>
        <w:t>, London: Verso</w:t>
      </w:r>
    </w:p>
    <w:p w14:paraId="74097BD7"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Francis, L. (2001) </w:t>
      </w:r>
      <w:r w:rsidRPr="00024426">
        <w:rPr>
          <w:rFonts w:ascii="Times New Roman" w:hAnsi="Times New Roman" w:cs="Times New Roman"/>
          <w:iCs/>
          <w:sz w:val="24"/>
          <w:szCs w:val="24"/>
          <w:lang w:val="en-GB"/>
        </w:rPr>
        <w:t>The Values Debate- A Voice from the Pupils</w:t>
      </w:r>
      <w:r w:rsidRPr="00024426">
        <w:rPr>
          <w:rFonts w:ascii="Times New Roman" w:hAnsi="Times New Roman" w:cs="Times New Roman"/>
          <w:sz w:val="24"/>
          <w:szCs w:val="24"/>
          <w:lang w:val="en-GB"/>
        </w:rPr>
        <w:t>, London: Woburn Press</w:t>
      </w:r>
    </w:p>
    <w:p w14:paraId="2AE0D720"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Francis, L. Astley, J and Robbins, M. (2001) </w:t>
      </w:r>
      <w:r w:rsidRPr="00024426">
        <w:rPr>
          <w:rFonts w:ascii="Times New Roman" w:hAnsi="Times New Roman" w:cs="Times New Roman"/>
          <w:iCs/>
          <w:sz w:val="24"/>
          <w:szCs w:val="24"/>
          <w:lang w:val="en-GB"/>
        </w:rPr>
        <w:t>The Fourth R for the Third Millennium: Education in Religion and Values for the Global Future</w:t>
      </w:r>
      <w:r w:rsidRPr="00024426">
        <w:rPr>
          <w:rFonts w:ascii="Times New Roman" w:hAnsi="Times New Roman" w:cs="Times New Roman"/>
          <w:sz w:val="24"/>
          <w:szCs w:val="24"/>
          <w:lang w:val="en-GB"/>
        </w:rPr>
        <w:t>, Leamington spa: Lindisfarne</w:t>
      </w:r>
    </w:p>
    <w:p w14:paraId="0EA9AF62" w14:textId="77777777" w:rsidR="00627DF7" w:rsidRPr="00024426" w:rsidRDefault="00627DF7" w:rsidP="00024426">
      <w:pPr>
        <w:pStyle w:val="NormalWeb"/>
        <w:spacing w:before="0" w:beforeAutospacing="0" w:after="0" w:afterAutospacing="0" w:line="480" w:lineRule="auto"/>
      </w:pPr>
      <w:r w:rsidRPr="00024426">
        <w:t xml:space="preserve">Gates, Henry Louis, Jr. </w:t>
      </w:r>
      <w:r w:rsidRPr="00024426">
        <w:rPr>
          <w:iCs/>
        </w:rPr>
        <w:t>The Signifying Monkey: A Theory of African American Literary Criticism.</w:t>
      </w:r>
      <w:r w:rsidRPr="00024426">
        <w:t xml:space="preserve"> New York: OUP, 1988.</w:t>
      </w:r>
    </w:p>
    <w:p w14:paraId="6147363C"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Gray, J. (1993 &amp; 1996) </w:t>
      </w:r>
      <w:r w:rsidRPr="00024426">
        <w:rPr>
          <w:rFonts w:ascii="Times New Roman" w:hAnsi="Times New Roman" w:cs="Times New Roman"/>
          <w:iCs/>
          <w:sz w:val="24"/>
          <w:szCs w:val="24"/>
          <w:lang w:val="en-GB"/>
        </w:rPr>
        <w:t>Post-Liberalism: studies in political thought</w:t>
      </w:r>
      <w:r w:rsidRPr="00024426">
        <w:rPr>
          <w:rFonts w:ascii="Times New Roman" w:hAnsi="Times New Roman" w:cs="Times New Roman"/>
          <w:sz w:val="24"/>
          <w:szCs w:val="24"/>
          <w:lang w:val="en-GB"/>
        </w:rPr>
        <w:t>, London: Routledge.</w:t>
      </w:r>
    </w:p>
    <w:p w14:paraId="03F887B3" w14:textId="77777777" w:rsidR="00404BF5" w:rsidRPr="00024426" w:rsidRDefault="002C7C39" w:rsidP="00024426">
      <w:pPr>
        <w:rPr>
          <w:rFonts w:ascii="Times New Roman" w:hAnsi="Times New Roman" w:cs="Times New Roman"/>
          <w:sz w:val="24"/>
          <w:szCs w:val="24"/>
        </w:rPr>
      </w:pPr>
      <w:r w:rsidRPr="00024426">
        <w:rPr>
          <w:rFonts w:ascii="Times New Roman" w:hAnsi="Times New Roman" w:cs="Times New Roman"/>
          <w:sz w:val="24"/>
          <w:szCs w:val="24"/>
        </w:rPr>
        <w:t>Grindal, Bruce G</w:t>
      </w:r>
      <w:r w:rsidR="002C7382" w:rsidRPr="00024426">
        <w:rPr>
          <w:rFonts w:ascii="Times New Roman" w:hAnsi="Times New Roman" w:cs="Times New Roman"/>
          <w:iCs/>
          <w:sz w:val="24"/>
          <w:szCs w:val="24"/>
        </w:rPr>
        <w:t>od, Man, and Philosophy</w:t>
      </w:r>
      <w:r w:rsidR="002C7382" w:rsidRPr="00024426">
        <w:rPr>
          <w:rFonts w:ascii="Times New Roman" w:hAnsi="Times New Roman" w:cs="Times New Roman"/>
          <w:sz w:val="24"/>
          <w:szCs w:val="24"/>
        </w:rPr>
        <w:t>. N.Y.: St. John'</w:t>
      </w:r>
      <w:r w:rsidRPr="00024426">
        <w:rPr>
          <w:rFonts w:ascii="Times New Roman" w:hAnsi="Times New Roman" w:cs="Times New Roman"/>
          <w:sz w:val="24"/>
          <w:szCs w:val="24"/>
        </w:rPr>
        <w:t>s University Press, 1971.</w:t>
      </w:r>
    </w:p>
    <w:p w14:paraId="707A80B7" w14:textId="77777777" w:rsidR="00404BF5" w:rsidRPr="00024426" w:rsidRDefault="002C7C39" w:rsidP="00024426">
      <w:pPr>
        <w:rPr>
          <w:rFonts w:ascii="Times New Roman" w:hAnsi="Times New Roman" w:cs="Times New Roman"/>
          <w:sz w:val="24"/>
          <w:szCs w:val="24"/>
        </w:rPr>
      </w:pPr>
      <w:r w:rsidRPr="00024426">
        <w:rPr>
          <w:rFonts w:ascii="Times New Roman" w:hAnsi="Times New Roman" w:cs="Times New Roman"/>
          <w:sz w:val="24"/>
          <w:szCs w:val="24"/>
        </w:rPr>
        <w:t>___________</w:t>
      </w:r>
      <w:r w:rsidR="00404BF5" w:rsidRPr="00024426">
        <w:rPr>
          <w:rFonts w:ascii="Times New Roman" w:hAnsi="Times New Roman" w:cs="Times New Roman"/>
          <w:sz w:val="24"/>
          <w:szCs w:val="24"/>
        </w:rPr>
        <w:t xml:space="preserve">Black American Street Life </w:t>
      </w:r>
      <w:proofErr w:type="gramStart"/>
      <w:r w:rsidR="00404BF5" w:rsidRPr="00024426">
        <w:rPr>
          <w:rFonts w:ascii="Times New Roman" w:hAnsi="Times New Roman" w:cs="Times New Roman"/>
          <w:sz w:val="24"/>
          <w:szCs w:val="24"/>
        </w:rPr>
        <w:t>Reconsidered</w:t>
      </w:r>
      <w:r w:rsidRPr="00024426">
        <w:rPr>
          <w:rFonts w:ascii="Times New Roman" w:hAnsi="Times New Roman" w:cs="Times New Roman"/>
          <w:sz w:val="24"/>
          <w:szCs w:val="24"/>
        </w:rPr>
        <w:t xml:space="preserve"> </w:t>
      </w:r>
      <w:r w:rsidR="00404BF5" w:rsidRPr="00024426">
        <w:rPr>
          <w:rFonts w:ascii="Times New Roman" w:hAnsi="Times New Roman" w:cs="Times New Roman"/>
          <w:sz w:val="24"/>
          <w:szCs w:val="24"/>
        </w:rPr>
        <w:t xml:space="preserve"> American</w:t>
      </w:r>
      <w:proofErr w:type="gramEnd"/>
      <w:r w:rsidR="00404BF5" w:rsidRPr="00024426">
        <w:rPr>
          <w:rFonts w:ascii="Times New Roman" w:hAnsi="Times New Roman" w:cs="Times New Roman"/>
          <w:sz w:val="24"/>
          <w:szCs w:val="24"/>
        </w:rPr>
        <w:t xml:space="preserve"> Anthropologist, New Series, Vol. 91, No. 4  (Dec., 1989), pp. 1013-1014</w:t>
      </w:r>
    </w:p>
    <w:p w14:paraId="26A8F082" w14:textId="77777777" w:rsidR="00404BF5" w:rsidRPr="00024426" w:rsidRDefault="002C7C39" w:rsidP="00024426">
      <w:pPr>
        <w:rPr>
          <w:rFonts w:ascii="Times New Roman" w:hAnsi="Times New Roman" w:cs="Times New Roman"/>
          <w:sz w:val="24"/>
          <w:szCs w:val="24"/>
        </w:rPr>
      </w:pPr>
      <w:r w:rsidRPr="00024426">
        <w:rPr>
          <w:rFonts w:ascii="Times New Roman" w:hAnsi="Times New Roman" w:cs="Times New Roman"/>
          <w:sz w:val="24"/>
          <w:szCs w:val="24"/>
        </w:rPr>
        <w:t>___________</w:t>
      </w:r>
      <w:r w:rsidR="00404BF5" w:rsidRPr="00024426">
        <w:rPr>
          <w:rFonts w:ascii="Times New Roman" w:hAnsi="Times New Roman" w:cs="Times New Roman"/>
          <w:sz w:val="24"/>
          <w:szCs w:val="24"/>
        </w:rPr>
        <w:t xml:space="preserve">  The Sisala Trickster Tale</w:t>
      </w:r>
      <w:r w:rsidRPr="00024426">
        <w:rPr>
          <w:rFonts w:ascii="Times New Roman" w:hAnsi="Times New Roman" w:cs="Times New Roman"/>
          <w:sz w:val="24"/>
          <w:szCs w:val="24"/>
        </w:rPr>
        <w:t xml:space="preserve"> </w:t>
      </w:r>
      <w:r w:rsidR="00404BF5" w:rsidRPr="00024426">
        <w:rPr>
          <w:rFonts w:ascii="Times New Roman" w:hAnsi="Times New Roman" w:cs="Times New Roman"/>
          <w:sz w:val="24"/>
          <w:szCs w:val="24"/>
        </w:rPr>
        <w:t xml:space="preserve">The Journal of American Folklore, Vol. 86, No. 340  </w:t>
      </w:r>
      <w:r w:rsidRPr="00024426">
        <w:rPr>
          <w:rFonts w:ascii="Times New Roman" w:hAnsi="Times New Roman" w:cs="Times New Roman"/>
          <w:sz w:val="24"/>
          <w:szCs w:val="24"/>
        </w:rPr>
        <w:t>__________</w:t>
      </w:r>
      <w:r w:rsidR="00404BF5" w:rsidRPr="00024426">
        <w:rPr>
          <w:rFonts w:ascii="Times New Roman" w:hAnsi="Times New Roman" w:cs="Times New Roman"/>
          <w:sz w:val="24"/>
          <w:szCs w:val="24"/>
        </w:rPr>
        <w:t xml:space="preserve">  Into the Heart of Sisala Experience: Witnessing Death Divination</w:t>
      </w:r>
      <w:r w:rsidRPr="00024426">
        <w:rPr>
          <w:rFonts w:ascii="Times New Roman" w:hAnsi="Times New Roman" w:cs="Times New Roman"/>
          <w:sz w:val="24"/>
          <w:szCs w:val="24"/>
        </w:rPr>
        <w:t xml:space="preserve"> J</w:t>
      </w:r>
      <w:r w:rsidR="00404BF5" w:rsidRPr="00024426">
        <w:rPr>
          <w:rFonts w:ascii="Times New Roman" w:hAnsi="Times New Roman" w:cs="Times New Roman"/>
          <w:sz w:val="24"/>
          <w:szCs w:val="24"/>
        </w:rPr>
        <w:t>ournal of Anthropological Research, Vol. 39, No. 1 (Spring, 1983), pp. 60-80</w:t>
      </w:r>
    </w:p>
    <w:p w14:paraId="3A1F60CD" w14:textId="77777777" w:rsidR="00404BF5" w:rsidRPr="00024426" w:rsidRDefault="002C7C39" w:rsidP="00024426">
      <w:pPr>
        <w:rPr>
          <w:rFonts w:ascii="Times New Roman" w:hAnsi="Times New Roman" w:cs="Times New Roman"/>
          <w:sz w:val="24"/>
          <w:szCs w:val="24"/>
        </w:rPr>
      </w:pPr>
      <w:r w:rsidRPr="00024426">
        <w:rPr>
          <w:rFonts w:ascii="Times New Roman" w:hAnsi="Times New Roman" w:cs="Times New Roman"/>
          <w:sz w:val="24"/>
          <w:szCs w:val="24"/>
        </w:rPr>
        <w:t>________</w:t>
      </w:r>
      <w:proofErr w:type="gramStart"/>
      <w:r w:rsidRPr="00024426">
        <w:rPr>
          <w:rFonts w:ascii="Times New Roman" w:hAnsi="Times New Roman" w:cs="Times New Roman"/>
          <w:sz w:val="24"/>
          <w:szCs w:val="24"/>
        </w:rPr>
        <w:t>_</w:t>
      </w:r>
      <w:r w:rsidR="00404BF5" w:rsidRPr="00024426">
        <w:rPr>
          <w:rFonts w:ascii="Times New Roman" w:hAnsi="Times New Roman" w:cs="Times New Roman"/>
          <w:sz w:val="24"/>
          <w:szCs w:val="24"/>
        </w:rPr>
        <w:t xml:space="preserve">  An</w:t>
      </w:r>
      <w:proofErr w:type="gramEnd"/>
      <w:r w:rsidR="00404BF5" w:rsidRPr="00024426">
        <w:rPr>
          <w:rFonts w:ascii="Times New Roman" w:hAnsi="Times New Roman" w:cs="Times New Roman"/>
          <w:sz w:val="24"/>
          <w:szCs w:val="24"/>
        </w:rPr>
        <w:t xml:space="preserve"> Ethnographic Classification of the Sisala of Northern Ghana</w:t>
      </w:r>
    </w:p>
    <w:p w14:paraId="60D16D71" w14:textId="21E99CF0" w:rsidR="001221B7" w:rsidRPr="00024426" w:rsidRDefault="001221B7" w:rsidP="00024426">
      <w:pPr>
        <w:pStyle w:val="Heading2"/>
        <w:spacing w:before="0"/>
        <w:rPr>
          <w:rFonts w:ascii="Times New Roman" w:hAnsi="Times New Roman" w:cs="Times New Roman"/>
          <w:b w:val="0"/>
          <w:color w:val="auto"/>
          <w:sz w:val="24"/>
          <w:szCs w:val="24"/>
          <w:lang w:val="en"/>
        </w:rPr>
      </w:pPr>
      <w:r w:rsidRPr="00024426">
        <w:rPr>
          <w:rFonts w:ascii="Times New Roman" w:hAnsi="Times New Roman" w:cs="Times New Roman"/>
          <w:b w:val="0"/>
          <w:color w:val="auto"/>
          <w:sz w:val="24"/>
          <w:szCs w:val="24"/>
        </w:rPr>
        <w:lastRenderedPageBreak/>
        <w:t>__________</w:t>
      </w:r>
      <w:r w:rsidRPr="00024426">
        <w:rPr>
          <w:rStyle w:val="Hyperlink"/>
          <w:rFonts w:ascii="Times New Roman" w:hAnsi="Times New Roman" w:cs="Times New Roman"/>
          <w:b w:val="0"/>
          <w:color w:val="auto"/>
          <w:sz w:val="24"/>
          <w:szCs w:val="24"/>
          <w:lang w:val="en"/>
        </w:rPr>
        <w:t xml:space="preserve"> </w:t>
      </w:r>
      <w:r w:rsidRPr="00024426">
        <w:rPr>
          <w:rStyle w:val="maintitle"/>
          <w:rFonts w:ascii="Times New Roman" w:hAnsi="Times New Roman" w:cs="Times New Roman"/>
          <w:b w:val="0"/>
          <w:color w:val="auto"/>
          <w:sz w:val="24"/>
          <w:szCs w:val="24"/>
          <w:lang w:val="en"/>
        </w:rPr>
        <w:t xml:space="preserve">Confrontation, Understanding, and Friendship in a Redneck Culture. </w:t>
      </w:r>
      <w:r w:rsidRPr="00024426">
        <w:rPr>
          <w:rFonts w:ascii="Times New Roman" w:hAnsi="Times New Roman" w:cs="Times New Roman"/>
          <w:b w:val="0"/>
          <w:color w:val="auto"/>
          <w:sz w:val="24"/>
          <w:szCs w:val="24"/>
          <w:lang w:val="en"/>
        </w:rPr>
        <w:t xml:space="preserve">Anthropology and Humanism Special Issue: LONG-TERM FIELDWORK. Compiled and Edited by James M. Taggart and Alan R. </w:t>
      </w:r>
      <w:proofErr w:type="spellStart"/>
      <w:r w:rsidR="00B84C72" w:rsidRPr="00024426">
        <w:rPr>
          <w:rFonts w:ascii="Times New Roman" w:hAnsi="Times New Roman" w:cs="Times New Roman"/>
          <w:b w:val="0"/>
          <w:color w:val="auto"/>
          <w:sz w:val="24"/>
          <w:szCs w:val="24"/>
          <w:lang w:val="en"/>
        </w:rPr>
        <w:t>Sandstrom.</w:t>
      </w:r>
      <w:hyperlink r:id="rId13" w:history="1">
        <w:r w:rsidRPr="00024426">
          <w:rPr>
            <w:rStyle w:val="Hyperlink"/>
            <w:rFonts w:ascii="Times New Roman" w:hAnsi="Times New Roman" w:cs="Times New Roman"/>
            <w:b w:val="0"/>
            <w:color w:val="auto"/>
            <w:sz w:val="24"/>
            <w:szCs w:val="24"/>
            <w:u w:val="none"/>
            <w:lang w:val="en"/>
          </w:rPr>
          <w:t>Volume</w:t>
        </w:r>
        <w:proofErr w:type="spellEnd"/>
        <w:r w:rsidRPr="00024426">
          <w:rPr>
            <w:rStyle w:val="Hyperlink"/>
            <w:rFonts w:ascii="Times New Roman" w:hAnsi="Times New Roman" w:cs="Times New Roman"/>
            <w:b w:val="0"/>
            <w:color w:val="auto"/>
            <w:sz w:val="24"/>
            <w:szCs w:val="24"/>
            <w:u w:val="none"/>
            <w:lang w:val="en"/>
          </w:rPr>
          <w:t xml:space="preserve"> 36, Issue 1,</w:t>
        </w:r>
        <w:r w:rsidRPr="00024426">
          <w:rPr>
            <w:rStyle w:val="Hyperlink"/>
            <w:rFonts w:ascii="Times New Roman" w:hAnsi="Times New Roman" w:cs="Times New Roman"/>
            <w:b w:val="0"/>
            <w:color w:val="auto"/>
            <w:sz w:val="24"/>
            <w:szCs w:val="24"/>
            <w:lang w:val="en"/>
          </w:rPr>
          <w:t xml:space="preserve"> </w:t>
        </w:r>
      </w:hyperlink>
      <w:r w:rsidRPr="00024426">
        <w:rPr>
          <w:rFonts w:ascii="Times New Roman" w:hAnsi="Times New Roman" w:cs="Times New Roman"/>
          <w:b w:val="0"/>
          <w:color w:val="auto"/>
          <w:sz w:val="24"/>
          <w:szCs w:val="24"/>
          <w:lang w:val="en"/>
        </w:rPr>
        <w:t>pages 89–100, June 2011</w:t>
      </w:r>
    </w:p>
    <w:p w14:paraId="5D606124" w14:textId="77777777" w:rsidR="00E31262" w:rsidRPr="00024426" w:rsidRDefault="00E31262"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sz w:val="24"/>
          <w:szCs w:val="24"/>
        </w:rPr>
        <w:t>Grindal, Bruce</w:t>
      </w:r>
    </w:p>
    <w:p w14:paraId="557B7ACB" w14:textId="77777777" w:rsidR="00E31262" w:rsidRPr="00024426" w:rsidRDefault="00E31262"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sz w:val="24"/>
          <w:szCs w:val="24"/>
        </w:rPr>
        <w:t>1994 Postmodernism as Seen by the Boys at Down Home Auto Repair. Journal of the</w:t>
      </w:r>
    </w:p>
    <w:p w14:paraId="7D2299FB" w14:textId="77777777" w:rsidR="00E31262" w:rsidRPr="00024426" w:rsidRDefault="00E31262"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sz w:val="24"/>
          <w:szCs w:val="24"/>
        </w:rPr>
        <w:t>Steward Journal Anthropological Society 21(2):1–32.</w:t>
      </w:r>
    </w:p>
    <w:p w14:paraId="337A2307" w14:textId="77777777" w:rsidR="00E31262" w:rsidRPr="00024426" w:rsidRDefault="00E31262" w:rsidP="00024426">
      <w:pPr>
        <w:rPr>
          <w:rFonts w:ascii="Times New Roman" w:hAnsi="Times New Roman" w:cs="Times New Roman"/>
          <w:sz w:val="24"/>
          <w:szCs w:val="24"/>
          <w:lang w:val="en"/>
        </w:rPr>
      </w:pPr>
      <w:r w:rsidRPr="00024426">
        <w:rPr>
          <w:rFonts w:ascii="Times New Roman" w:hAnsi="Times New Roman" w:cs="Times New Roman"/>
          <w:sz w:val="24"/>
          <w:szCs w:val="24"/>
        </w:rPr>
        <w:t>1999 Hillbilly Heaven. Anthropology and Humanism 4(1):1–12.</w:t>
      </w:r>
    </w:p>
    <w:p w14:paraId="6F9E8C4C" w14:textId="77777777" w:rsidR="00404BF5" w:rsidRPr="00024426" w:rsidRDefault="00404BF5" w:rsidP="00024426">
      <w:pPr>
        <w:rPr>
          <w:rFonts w:ascii="Times New Roman" w:hAnsi="Times New Roman" w:cs="Times New Roman"/>
          <w:sz w:val="24"/>
          <w:szCs w:val="24"/>
        </w:rPr>
      </w:pPr>
      <w:r w:rsidRPr="00024426">
        <w:rPr>
          <w:rFonts w:ascii="Times New Roman" w:hAnsi="Times New Roman" w:cs="Times New Roman"/>
          <w:sz w:val="24"/>
          <w:szCs w:val="24"/>
        </w:rPr>
        <w:t xml:space="preserve">Ethnology, Vol. 11, No. </w:t>
      </w:r>
      <w:proofErr w:type="gramStart"/>
      <w:r w:rsidRPr="00024426">
        <w:rPr>
          <w:rFonts w:ascii="Times New Roman" w:hAnsi="Times New Roman" w:cs="Times New Roman"/>
          <w:sz w:val="24"/>
          <w:szCs w:val="24"/>
        </w:rPr>
        <w:t>4  (</w:t>
      </w:r>
      <w:proofErr w:type="gramEnd"/>
      <w:r w:rsidRPr="00024426">
        <w:rPr>
          <w:rFonts w:ascii="Times New Roman" w:hAnsi="Times New Roman" w:cs="Times New Roman"/>
          <w:sz w:val="24"/>
          <w:szCs w:val="24"/>
        </w:rPr>
        <w:t>Oct., 1972), pp. 409-424</w:t>
      </w:r>
    </w:p>
    <w:p w14:paraId="307927C3" w14:textId="77777777" w:rsidR="00404BF5" w:rsidRPr="00024426" w:rsidRDefault="002C7C39" w:rsidP="00024426">
      <w:pPr>
        <w:rPr>
          <w:rFonts w:ascii="Times New Roman" w:hAnsi="Times New Roman" w:cs="Times New Roman"/>
          <w:sz w:val="24"/>
          <w:szCs w:val="24"/>
        </w:rPr>
      </w:pPr>
      <w:r w:rsidRPr="00024426">
        <w:rPr>
          <w:rFonts w:ascii="Times New Roman" w:hAnsi="Times New Roman" w:cs="Times New Roman"/>
          <w:sz w:val="24"/>
          <w:szCs w:val="24"/>
        </w:rPr>
        <w:t>____________</w:t>
      </w:r>
      <w:r w:rsidR="00404BF5" w:rsidRPr="00024426">
        <w:rPr>
          <w:rFonts w:ascii="Times New Roman" w:hAnsi="Times New Roman" w:cs="Times New Roman"/>
          <w:sz w:val="24"/>
          <w:szCs w:val="24"/>
        </w:rPr>
        <w:t xml:space="preserve"> Islamic Affiliations and Urban Adaptation: The Sisala Migrant in Accra, Ghana</w:t>
      </w:r>
    </w:p>
    <w:p w14:paraId="32F729E6" w14:textId="77777777" w:rsidR="0068621C" w:rsidRPr="00024426" w:rsidRDefault="00404BF5" w:rsidP="00024426">
      <w:pPr>
        <w:pStyle w:val="NormalWeb"/>
        <w:spacing w:before="0" w:beforeAutospacing="0" w:after="0" w:afterAutospacing="0" w:line="480" w:lineRule="auto"/>
        <w:rPr>
          <w:lang w:val="en"/>
        </w:rPr>
      </w:pPr>
      <w:r w:rsidRPr="00024426">
        <w:t xml:space="preserve">Africa: Journal of the International African Institute, Vol. 43, No. </w:t>
      </w:r>
      <w:proofErr w:type="gramStart"/>
      <w:r w:rsidRPr="00024426">
        <w:t>4  (</w:t>
      </w:r>
      <w:proofErr w:type="gramEnd"/>
      <w:r w:rsidRPr="00024426">
        <w:t>Oct., 1973), pp. 333-346</w:t>
      </w:r>
      <w:r w:rsidR="00627DF7" w:rsidRPr="00024426">
        <w:t xml:space="preserve"> </w:t>
      </w:r>
      <w:r w:rsidR="0068621C" w:rsidRPr="00024426">
        <w:rPr>
          <w:lang w:val="en"/>
        </w:rPr>
        <w:t xml:space="preserve">Grindal, B. (2007), Borat as Trickster. Anthropology News, 48: 4. </w:t>
      </w:r>
    </w:p>
    <w:p w14:paraId="4F0F3006" w14:textId="77777777" w:rsidR="00627DF7" w:rsidRPr="00024426" w:rsidRDefault="00627DF7" w:rsidP="00024426">
      <w:pPr>
        <w:pStyle w:val="NormalWeb"/>
        <w:spacing w:before="0" w:beforeAutospacing="0" w:after="0" w:afterAutospacing="0" w:line="480" w:lineRule="auto"/>
      </w:pPr>
      <w:r w:rsidRPr="00024426">
        <w:t xml:space="preserve">Hamilton, Edith. </w:t>
      </w:r>
      <w:r w:rsidRPr="00024426">
        <w:rPr>
          <w:iCs/>
        </w:rPr>
        <w:t>Mythology.</w:t>
      </w:r>
      <w:r w:rsidRPr="00024426">
        <w:t xml:space="preserve"> 1940. New York: Mentor, 1969.</w:t>
      </w:r>
    </w:p>
    <w:p w14:paraId="14E8AA79"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Harrison, A. (1989) </w:t>
      </w:r>
      <w:proofErr w:type="gramStart"/>
      <w:r w:rsidRPr="00024426">
        <w:rPr>
          <w:rFonts w:ascii="Times New Roman" w:hAnsi="Times New Roman" w:cs="Times New Roman"/>
          <w:iCs/>
          <w:sz w:val="24"/>
          <w:szCs w:val="24"/>
          <w:lang w:val="en-GB"/>
        </w:rPr>
        <w:t>The</w:t>
      </w:r>
      <w:proofErr w:type="gramEnd"/>
      <w:r w:rsidRPr="00024426">
        <w:rPr>
          <w:rFonts w:ascii="Times New Roman" w:hAnsi="Times New Roman" w:cs="Times New Roman"/>
          <w:iCs/>
          <w:sz w:val="24"/>
          <w:szCs w:val="24"/>
          <w:lang w:val="en-GB"/>
        </w:rPr>
        <w:t xml:space="preserve"> Irish Trickster</w:t>
      </w:r>
      <w:r w:rsidRPr="00024426">
        <w:rPr>
          <w:rFonts w:ascii="Times New Roman" w:hAnsi="Times New Roman" w:cs="Times New Roman"/>
          <w:sz w:val="24"/>
          <w:szCs w:val="24"/>
          <w:lang w:val="en-GB"/>
        </w:rPr>
        <w:t>, Sheffield: Sheffield Academic Press.</w:t>
      </w:r>
    </w:p>
    <w:p w14:paraId="3CE09257"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Harrison, Paul Carter, Victor Leo Walker II, Gus Edward Black Theater: Ritual Performance in the African Diaspora. Philadelphia: Temple University Press, 2002</w:t>
      </w:r>
    </w:p>
    <w:p w14:paraId="0E5AD7CB"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Hay, D. (1968), </w:t>
      </w:r>
      <w:r w:rsidRPr="00024426">
        <w:rPr>
          <w:rFonts w:ascii="Times New Roman" w:hAnsi="Times New Roman" w:cs="Times New Roman"/>
          <w:iCs/>
          <w:sz w:val="24"/>
          <w:szCs w:val="24"/>
          <w:lang w:val="en-GB"/>
        </w:rPr>
        <w:t xml:space="preserve">Europe: The Emergence of </w:t>
      </w:r>
      <w:proofErr w:type="spellStart"/>
      <w:r w:rsidRPr="00024426">
        <w:rPr>
          <w:rFonts w:ascii="Times New Roman" w:hAnsi="Times New Roman" w:cs="Times New Roman"/>
          <w:iCs/>
          <w:sz w:val="24"/>
          <w:szCs w:val="24"/>
          <w:lang w:val="en-GB"/>
        </w:rPr>
        <w:t>and</w:t>
      </w:r>
      <w:proofErr w:type="spellEnd"/>
      <w:r w:rsidRPr="00024426">
        <w:rPr>
          <w:rFonts w:ascii="Times New Roman" w:hAnsi="Times New Roman" w:cs="Times New Roman"/>
          <w:iCs/>
          <w:sz w:val="24"/>
          <w:szCs w:val="24"/>
          <w:lang w:val="en-GB"/>
        </w:rPr>
        <w:t xml:space="preserve"> Idea</w:t>
      </w:r>
      <w:r w:rsidRPr="00024426">
        <w:rPr>
          <w:rFonts w:ascii="Times New Roman" w:hAnsi="Times New Roman" w:cs="Times New Roman"/>
          <w:sz w:val="24"/>
          <w:szCs w:val="24"/>
          <w:lang w:val="en-GB"/>
        </w:rPr>
        <w:t>, Edinburgh: Polygon.</w:t>
      </w:r>
    </w:p>
    <w:p w14:paraId="4E154576"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Heaney, S. (1983) </w:t>
      </w:r>
      <w:r w:rsidRPr="00024426">
        <w:rPr>
          <w:rFonts w:ascii="Times New Roman" w:hAnsi="Times New Roman" w:cs="Times New Roman"/>
          <w:iCs/>
          <w:sz w:val="24"/>
          <w:szCs w:val="24"/>
          <w:lang w:val="en-GB"/>
        </w:rPr>
        <w:t>Sweeney Astray</w:t>
      </w:r>
      <w:r w:rsidRPr="00024426">
        <w:rPr>
          <w:rFonts w:ascii="Times New Roman" w:hAnsi="Times New Roman" w:cs="Times New Roman"/>
          <w:sz w:val="24"/>
          <w:szCs w:val="24"/>
          <w:lang w:val="en-GB"/>
        </w:rPr>
        <w:t>, London: Faber and Faber.</w:t>
      </w:r>
    </w:p>
    <w:p w14:paraId="21169AFB" w14:textId="77777777" w:rsidR="00627DF7" w:rsidRPr="00024426" w:rsidRDefault="00627DF7"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sz w:val="24"/>
          <w:szCs w:val="24"/>
        </w:rPr>
        <w:t xml:space="preserve">Helen Lock, ‘Transformations of the Trickster’ (2002) 18 </w:t>
      </w:r>
      <w:r w:rsidRPr="00024426">
        <w:rPr>
          <w:rFonts w:ascii="Times New Roman" w:hAnsi="Times New Roman" w:cs="Times New Roman"/>
          <w:iCs/>
          <w:sz w:val="24"/>
          <w:szCs w:val="24"/>
        </w:rPr>
        <w:t>Southern Cross Review</w:t>
      </w:r>
      <w:r w:rsidRPr="00024426">
        <w:rPr>
          <w:rFonts w:ascii="Times New Roman" w:hAnsi="Times New Roman" w:cs="Times New Roman"/>
          <w:sz w:val="24"/>
          <w:szCs w:val="24"/>
        </w:rPr>
        <w:t>, available online at</w:t>
      </w:r>
    </w:p>
    <w:p w14:paraId="7B446439"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Howard, P.J and Howard, J. M. (2000) </w:t>
      </w:r>
      <w:r w:rsidRPr="00024426">
        <w:rPr>
          <w:rFonts w:ascii="Times New Roman" w:hAnsi="Times New Roman" w:cs="Times New Roman"/>
          <w:iCs/>
          <w:sz w:val="24"/>
          <w:szCs w:val="24"/>
          <w:lang w:val="en-GB"/>
        </w:rPr>
        <w:t>The Big Five Quickstart: An Introduction to the Five-Factor Model of Personality for Human Resource Professionals</w:t>
      </w:r>
      <w:r w:rsidRPr="00024426">
        <w:rPr>
          <w:rFonts w:ascii="Times New Roman" w:hAnsi="Times New Roman" w:cs="Times New Roman"/>
          <w:sz w:val="24"/>
          <w:szCs w:val="24"/>
          <w:lang w:val="en-GB"/>
        </w:rPr>
        <w:t xml:space="preserve"> at </w:t>
      </w:r>
      <w:hyperlink r:id="rId14" w:history="1">
        <w:r w:rsidRPr="00024426">
          <w:rPr>
            <w:rStyle w:val="Hyperlink"/>
            <w:rFonts w:ascii="Times New Roman" w:hAnsi="Times New Roman" w:cs="Times New Roman"/>
            <w:sz w:val="24"/>
            <w:szCs w:val="24"/>
            <w:lang w:val="en-GB"/>
          </w:rPr>
          <w:t>http://www.centacs.com/quik-pt1.htm</w:t>
        </w:r>
      </w:hyperlink>
      <w:r w:rsidRPr="00024426">
        <w:rPr>
          <w:rFonts w:ascii="Times New Roman" w:hAnsi="Times New Roman" w:cs="Times New Roman"/>
          <w:sz w:val="24"/>
          <w:szCs w:val="24"/>
          <w:lang w:val="en-GB"/>
        </w:rPr>
        <w:t xml:space="preserve"> </w:t>
      </w:r>
    </w:p>
    <w:p w14:paraId="07F3F7BC" w14:textId="76F223F5" w:rsidR="00627DF7" w:rsidRPr="00024426" w:rsidRDefault="00627DF7" w:rsidP="00024426">
      <w:pPr>
        <w:pStyle w:val="NormalWeb"/>
        <w:spacing w:before="0" w:beforeAutospacing="0" w:after="0" w:afterAutospacing="0" w:line="480" w:lineRule="auto"/>
      </w:pPr>
      <w:r w:rsidRPr="00024426">
        <w:lastRenderedPageBreak/>
        <w:t xml:space="preserve">Huizinga, Johan. </w:t>
      </w:r>
      <w:r w:rsidRPr="00024426">
        <w:rPr>
          <w:iCs/>
        </w:rPr>
        <w:t>Homo Ludens: A Study of the Play-Element in Culture.</w:t>
      </w:r>
      <w:r w:rsidRPr="00024426">
        <w:t xml:space="preserve"> 1944.</w:t>
      </w:r>
      <w:r w:rsidR="00B84C72">
        <w:t xml:space="preserve"> </w:t>
      </w:r>
      <w:r w:rsidRPr="00024426">
        <w:t xml:space="preserve"> N.p.: Beacon, 1955.</w:t>
      </w:r>
    </w:p>
    <w:p w14:paraId="0DED7DF5" w14:textId="77777777" w:rsidR="00627DF7" w:rsidRPr="00024426" w:rsidRDefault="00627DF7"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sz w:val="24"/>
          <w:szCs w:val="24"/>
        </w:rPr>
        <w:t>Hyde, Lewis. Trickster Makes This World: Mischief, Myth, and Art. Berkeley: North Point Press, 1997.</w:t>
      </w:r>
    </w:p>
    <w:p w14:paraId="6B05CEAF" w14:textId="233A4071"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Hyde, Lewis. </w:t>
      </w:r>
      <w:r w:rsidRPr="00024426">
        <w:rPr>
          <w:rFonts w:ascii="Times New Roman" w:eastAsia="Times New Roman" w:hAnsi="Times New Roman" w:cs="Times New Roman"/>
          <w:iCs/>
          <w:color w:val="000000"/>
          <w:sz w:val="24"/>
          <w:szCs w:val="24"/>
        </w:rPr>
        <w:t>Trickster Makes This World: Mischief, Myth, and Art.</w:t>
      </w:r>
      <w:r w:rsidR="00CB3F0E">
        <w:rPr>
          <w:rFonts w:ascii="Times New Roman" w:eastAsia="Times New Roman" w:hAnsi="Times New Roman" w:cs="Times New Roman"/>
          <w:iCs/>
          <w:color w:val="000000"/>
          <w:sz w:val="24"/>
          <w:szCs w:val="24"/>
        </w:rPr>
        <w:t xml:space="preserve"> </w:t>
      </w:r>
      <w:r w:rsidRPr="00024426">
        <w:rPr>
          <w:rFonts w:ascii="Times New Roman" w:eastAsia="Times New Roman" w:hAnsi="Times New Roman" w:cs="Times New Roman"/>
          <w:color w:val="000000"/>
          <w:sz w:val="24"/>
          <w:szCs w:val="24"/>
        </w:rPr>
        <w:t>New York: Farrar, Strauss and Giroux, 1998.</w:t>
      </w:r>
    </w:p>
    <w:p w14:paraId="58D6EFA2" w14:textId="1C2167DA" w:rsidR="00627DF7" w:rsidRDefault="00627DF7" w:rsidP="00024426">
      <w:pPr>
        <w:rPr>
          <w:rFonts w:ascii="Times New Roman" w:hAnsi="Times New Roman" w:cs="Times New Roman"/>
          <w:sz w:val="24"/>
          <w:szCs w:val="24"/>
          <w:lang w:val="en-GB"/>
        </w:rPr>
      </w:pPr>
      <w:r w:rsidRPr="00024426">
        <w:rPr>
          <w:rFonts w:ascii="Times New Roman" w:hAnsi="Times New Roman" w:cs="Times New Roman"/>
          <w:sz w:val="24"/>
          <w:szCs w:val="24"/>
          <w:lang w:val="en-GB"/>
        </w:rPr>
        <w:t xml:space="preserve">Hynes, W. J. ‘Inconclusive Conclusions: Tricksters: Metaplayers and Revellers’ in Hynes, W. J. and Doty, W. G. </w:t>
      </w:r>
      <w:r w:rsidRPr="00024426">
        <w:rPr>
          <w:rFonts w:ascii="Times New Roman" w:hAnsi="Times New Roman" w:cs="Times New Roman"/>
          <w:iCs/>
          <w:sz w:val="24"/>
          <w:szCs w:val="24"/>
          <w:lang w:val="en-GB"/>
        </w:rPr>
        <w:t>Mythical Trickster Figures</w:t>
      </w:r>
      <w:r w:rsidRPr="00024426">
        <w:rPr>
          <w:rFonts w:ascii="Times New Roman" w:hAnsi="Times New Roman" w:cs="Times New Roman"/>
          <w:sz w:val="24"/>
          <w:szCs w:val="24"/>
          <w:lang w:val="en-GB"/>
        </w:rPr>
        <w:t>, Tuscaloosa &amp; London: University of Alabama Press, 202-19.</w:t>
      </w:r>
      <w:r w:rsidR="003F2132">
        <w:rPr>
          <w:rFonts w:ascii="Times New Roman" w:hAnsi="Times New Roman" w:cs="Times New Roman"/>
          <w:sz w:val="24"/>
          <w:szCs w:val="24"/>
          <w:lang w:val="en-GB"/>
        </w:rPr>
        <w:t>1993</w:t>
      </w:r>
    </w:p>
    <w:p w14:paraId="48B3EE98" w14:textId="77777777" w:rsidR="007104F6" w:rsidRPr="00024426" w:rsidRDefault="007104F6" w:rsidP="00024426">
      <w:pPr>
        <w:rPr>
          <w:rFonts w:ascii="Times New Roman" w:hAnsi="Times New Roman" w:cs="Times New Roman"/>
          <w:sz w:val="24"/>
          <w:szCs w:val="24"/>
        </w:rPr>
      </w:pPr>
      <w:r>
        <w:rPr>
          <w:rFonts w:ascii="Times New Roman" w:hAnsi="Times New Roman" w:cs="Times New Roman"/>
          <w:sz w:val="24"/>
          <w:szCs w:val="24"/>
          <w:lang w:val="en-GB"/>
        </w:rPr>
        <w:t xml:space="preserve">Ileke-Idi </w:t>
      </w:r>
      <w:proofErr w:type="gramStart"/>
      <w:r>
        <w:rPr>
          <w:rFonts w:ascii="Times New Roman" w:hAnsi="Times New Roman" w:cs="Times New Roman"/>
          <w:sz w:val="24"/>
          <w:szCs w:val="24"/>
          <w:lang w:val="en-GB"/>
        </w:rPr>
        <w:t>The</w:t>
      </w:r>
      <w:proofErr w:type="gramEnd"/>
      <w:r>
        <w:rPr>
          <w:rFonts w:ascii="Times New Roman" w:hAnsi="Times New Roman" w:cs="Times New Roman"/>
          <w:sz w:val="24"/>
          <w:szCs w:val="24"/>
          <w:lang w:val="en-GB"/>
        </w:rPr>
        <w:t xml:space="preserve"> Tortoise and the Snake: A Yoruba Folk Tales </w:t>
      </w:r>
      <w:hyperlink r:id="rId15" w:history="1">
        <w:r>
          <w:rPr>
            <w:rStyle w:val="Hyperlink"/>
          </w:rPr>
          <w:t>http://www.nairaland.com/582527/tortoise-snake-yoruuba-folk-tale</w:t>
        </w:r>
      </w:hyperlink>
    </w:p>
    <w:p w14:paraId="39D527C4" w14:textId="75A5E2A9"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Jackson, R. Religious education: An interpretative Approach, London: Hodder and Stoughton</w:t>
      </w:r>
      <w:r w:rsidR="003F2132">
        <w:rPr>
          <w:rFonts w:ascii="Times New Roman" w:hAnsi="Times New Roman" w:cs="Times New Roman"/>
          <w:sz w:val="24"/>
          <w:szCs w:val="24"/>
          <w:lang w:val="en-GB"/>
        </w:rPr>
        <w:t>. 1997</w:t>
      </w:r>
    </w:p>
    <w:p w14:paraId="41636F48" w14:textId="17281BA5"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Jarman, A. O. H</w:t>
      </w:r>
      <w:r w:rsidR="003F2132">
        <w:rPr>
          <w:rFonts w:ascii="Times New Roman" w:hAnsi="Times New Roman" w:cs="Times New Roman"/>
          <w:sz w:val="24"/>
          <w:szCs w:val="24"/>
          <w:lang w:val="en-GB"/>
        </w:rPr>
        <w:t>.</w:t>
      </w:r>
      <w:r w:rsidRPr="00024426">
        <w:rPr>
          <w:rFonts w:ascii="Times New Roman" w:hAnsi="Times New Roman" w:cs="Times New Roman"/>
          <w:sz w:val="24"/>
          <w:szCs w:val="24"/>
          <w:lang w:val="en-GB"/>
        </w:rPr>
        <w:t xml:space="preserve"> ‘The Merlin Legend and the Welsh Tradition of Prophecy’, in Bromwich, R. Jarman, A. O. H. and Roberts, Brynley F. (</w:t>
      </w:r>
      <w:proofErr w:type="gramStart"/>
      <w:r w:rsidRPr="00024426">
        <w:rPr>
          <w:rFonts w:ascii="Times New Roman" w:hAnsi="Times New Roman" w:cs="Times New Roman"/>
          <w:sz w:val="24"/>
          <w:szCs w:val="24"/>
          <w:lang w:val="en-GB"/>
        </w:rPr>
        <w:t>ed</w:t>
      </w:r>
      <w:proofErr w:type="gramEnd"/>
      <w:r w:rsidRPr="00024426">
        <w:rPr>
          <w:rFonts w:ascii="Times New Roman" w:hAnsi="Times New Roman" w:cs="Times New Roman"/>
          <w:sz w:val="24"/>
          <w:szCs w:val="24"/>
          <w:lang w:val="en-GB"/>
        </w:rPr>
        <w:t xml:space="preserve">) (1991) </w:t>
      </w:r>
      <w:r w:rsidRPr="00024426">
        <w:rPr>
          <w:rFonts w:ascii="Times New Roman" w:hAnsi="Times New Roman" w:cs="Times New Roman"/>
          <w:iCs/>
          <w:sz w:val="24"/>
          <w:szCs w:val="24"/>
          <w:lang w:val="en-GB"/>
        </w:rPr>
        <w:t>The Arthur of the Welsh</w:t>
      </w:r>
      <w:r w:rsidRPr="00024426">
        <w:rPr>
          <w:rFonts w:ascii="Times New Roman" w:hAnsi="Times New Roman" w:cs="Times New Roman"/>
          <w:sz w:val="24"/>
          <w:szCs w:val="24"/>
          <w:lang w:val="en-GB"/>
        </w:rPr>
        <w:t>, Cardiff: University of Wales Press, 117 – 147.</w:t>
      </w:r>
      <w:r w:rsidR="003F2132">
        <w:rPr>
          <w:rFonts w:ascii="Times New Roman" w:hAnsi="Times New Roman" w:cs="Times New Roman"/>
          <w:sz w:val="24"/>
          <w:szCs w:val="24"/>
          <w:lang w:val="en-GB"/>
        </w:rPr>
        <w:t xml:space="preserve"> 1991</w:t>
      </w:r>
    </w:p>
    <w:p w14:paraId="1EB0F845" w14:textId="53BF10CD"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Jonson, B. D.Cook (</w:t>
      </w:r>
      <w:r w:rsidR="00CB3F0E" w:rsidRPr="00024426">
        <w:rPr>
          <w:rFonts w:ascii="Times New Roman" w:hAnsi="Times New Roman" w:cs="Times New Roman"/>
          <w:sz w:val="24"/>
          <w:szCs w:val="24"/>
          <w:lang w:val="en-GB"/>
        </w:rPr>
        <w:t>Ed</w:t>
      </w:r>
      <w:r w:rsidRPr="00024426">
        <w:rPr>
          <w:rFonts w:ascii="Times New Roman" w:hAnsi="Times New Roman" w:cs="Times New Roman"/>
          <w:sz w:val="24"/>
          <w:szCs w:val="24"/>
          <w:lang w:val="en-GB"/>
        </w:rPr>
        <w:t xml:space="preserve">; Introduction and Notes) </w:t>
      </w:r>
      <w:r w:rsidRPr="00024426">
        <w:rPr>
          <w:rFonts w:ascii="Times New Roman" w:hAnsi="Times New Roman" w:cs="Times New Roman"/>
          <w:iCs/>
          <w:sz w:val="24"/>
          <w:szCs w:val="24"/>
          <w:lang w:val="en-GB"/>
        </w:rPr>
        <w:t>Volpone</w:t>
      </w:r>
      <w:r w:rsidRPr="00024426">
        <w:rPr>
          <w:rFonts w:ascii="Times New Roman" w:hAnsi="Times New Roman" w:cs="Times New Roman"/>
          <w:sz w:val="24"/>
          <w:szCs w:val="24"/>
          <w:lang w:val="en-GB"/>
        </w:rPr>
        <w:t>, London, Methuen</w:t>
      </w:r>
      <w:r w:rsidR="003F2132">
        <w:rPr>
          <w:rFonts w:ascii="Times New Roman" w:hAnsi="Times New Roman" w:cs="Times New Roman"/>
          <w:sz w:val="24"/>
          <w:szCs w:val="24"/>
          <w:lang w:val="en-GB"/>
        </w:rPr>
        <w:t>. 1962 and 1971.</w:t>
      </w:r>
    </w:p>
    <w:p w14:paraId="70D79A06"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Jung, C.G. </w:t>
      </w:r>
      <w:r w:rsidRPr="00024426">
        <w:rPr>
          <w:rFonts w:ascii="Times New Roman" w:eastAsia="Times New Roman" w:hAnsi="Times New Roman" w:cs="Times New Roman"/>
          <w:iCs/>
          <w:color w:val="000000"/>
          <w:sz w:val="24"/>
          <w:szCs w:val="24"/>
        </w:rPr>
        <w:t>Psychology and Alchemy.</w:t>
      </w:r>
      <w:r w:rsidRPr="00024426">
        <w:rPr>
          <w:rFonts w:ascii="Times New Roman" w:eastAsia="Times New Roman" w:hAnsi="Times New Roman" w:cs="Times New Roman"/>
          <w:color w:val="000000"/>
          <w:sz w:val="24"/>
          <w:szCs w:val="24"/>
        </w:rPr>
        <w:t> 1944. Vol. 12 of </w:t>
      </w:r>
      <w:r w:rsidRPr="00024426">
        <w:rPr>
          <w:rFonts w:ascii="Times New Roman" w:eastAsia="Times New Roman" w:hAnsi="Times New Roman" w:cs="Times New Roman"/>
          <w:iCs/>
          <w:color w:val="000000"/>
          <w:sz w:val="24"/>
          <w:szCs w:val="24"/>
        </w:rPr>
        <w:t>The Collected Works.</w:t>
      </w:r>
      <w:r w:rsidRPr="00024426">
        <w:rPr>
          <w:rFonts w:ascii="Times New Roman" w:eastAsia="Times New Roman" w:hAnsi="Times New Roman" w:cs="Times New Roman"/>
          <w:color w:val="000000"/>
          <w:sz w:val="24"/>
          <w:szCs w:val="24"/>
        </w:rPr>
        <w:t> Trans. R.F.C. Hull. 2nd ed. Princeton, NJ: Princeton UP, 1968.</w:t>
      </w:r>
    </w:p>
    <w:p w14:paraId="1A3CDB28" w14:textId="77777777" w:rsidR="00627DF7" w:rsidRPr="00024426" w:rsidRDefault="00627DF7" w:rsidP="00024426">
      <w:pPr>
        <w:rPr>
          <w:rFonts w:ascii="Times New Roman" w:hAnsi="Times New Roman" w:cs="Times New Roman"/>
          <w:sz w:val="24"/>
          <w:szCs w:val="24"/>
          <w:shd w:val="clear" w:color="auto" w:fill="FFF9F2"/>
        </w:rPr>
      </w:pPr>
      <w:r w:rsidRPr="00024426">
        <w:rPr>
          <w:rFonts w:ascii="Times New Roman" w:hAnsi="Times New Roman" w:cs="Times New Roman"/>
          <w:sz w:val="24"/>
          <w:szCs w:val="24"/>
          <w:shd w:val="clear" w:color="auto" w:fill="FFF9F2"/>
        </w:rPr>
        <w:t xml:space="preserve">Jung, Carl “On the Psychology of the Trickster Figure.” Collected Works Trans. R.F.C. Hull. Radin 195-211.1954-1966 </w:t>
      </w:r>
    </w:p>
    <w:p w14:paraId="57D794EA" w14:textId="77777777" w:rsidR="00CB3F0E" w:rsidRDefault="00CB3F0E" w:rsidP="00CB3F0E">
      <w:pPr>
        <w:shd w:val="clear" w:color="auto" w:fill="FFF9F2"/>
        <w:rPr>
          <w:rFonts w:ascii="Times New Roman" w:eastAsia="Times New Roman" w:hAnsi="Times New Roman" w:cs="Times New Roman"/>
          <w:sz w:val="24"/>
          <w:szCs w:val="24"/>
        </w:rPr>
      </w:pPr>
      <w:r w:rsidRPr="005C3604">
        <w:rPr>
          <w:rFonts w:ascii="Times New Roman" w:eastAsia="Times New Roman" w:hAnsi="Times New Roman" w:cs="Times New Roman"/>
          <w:sz w:val="24"/>
          <w:szCs w:val="24"/>
        </w:rPr>
        <w:t xml:space="preserve">Hynes, William J. &amp; William G. Doty. </w:t>
      </w:r>
      <w:r w:rsidRPr="005C3604">
        <w:rPr>
          <w:rFonts w:ascii="Times New Roman" w:eastAsia="Times New Roman" w:hAnsi="Times New Roman" w:cs="Times New Roman"/>
          <w:sz w:val="24"/>
          <w:szCs w:val="24"/>
          <w:bdr w:val="none" w:sz="0" w:space="0" w:color="auto" w:frame="1"/>
        </w:rPr>
        <w:t>Mythical Trickster</w:t>
      </w:r>
      <w:r>
        <w:rPr>
          <w:rFonts w:ascii="Times New Roman" w:eastAsia="Times New Roman" w:hAnsi="Times New Roman" w:cs="Times New Roman"/>
          <w:sz w:val="24"/>
          <w:szCs w:val="24"/>
          <w:bdr w:val="none" w:sz="0" w:space="0" w:color="auto" w:frame="1"/>
        </w:rPr>
        <w:t xml:space="preserve"> F</w:t>
      </w:r>
      <w:r w:rsidRPr="005C3604">
        <w:rPr>
          <w:rFonts w:ascii="Times New Roman" w:eastAsia="Times New Roman" w:hAnsi="Times New Roman" w:cs="Times New Roman"/>
          <w:sz w:val="24"/>
          <w:szCs w:val="24"/>
          <w:bdr w:val="none" w:sz="0" w:space="0" w:color="auto" w:frame="1"/>
        </w:rPr>
        <w:t>igures:</w:t>
      </w:r>
      <w:r w:rsidRPr="005C3604">
        <w:rPr>
          <w:rFonts w:ascii="Times New Roman" w:eastAsia="Times New Roman" w:hAnsi="Times New Roman" w:cs="Times New Roman"/>
          <w:bCs/>
          <w:sz w:val="24"/>
          <w:szCs w:val="24"/>
          <w:bdr w:val="none" w:sz="0" w:space="0" w:color="auto" w:frame="1"/>
        </w:rPr>
        <w:t xml:space="preserve"> Contours, Contexts, and Criticisms</w:t>
      </w:r>
      <w:r>
        <w:rPr>
          <w:rFonts w:ascii="Times New Roman" w:eastAsia="Times New Roman" w:hAnsi="Times New Roman" w:cs="Times New Roman"/>
          <w:bCs/>
          <w:sz w:val="24"/>
          <w:szCs w:val="24"/>
          <w:bdr w:val="none" w:sz="0" w:space="0" w:color="auto" w:frame="1"/>
        </w:rPr>
        <w:t xml:space="preserve">. </w:t>
      </w:r>
      <w:r w:rsidRPr="005C3604">
        <w:rPr>
          <w:rFonts w:ascii="Times New Roman" w:eastAsia="Times New Roman" w:hAnsi="Times New Roman" w:cs="Times New Roman"/>
          <w:sz w:val="24"/>
          <w:szCs w:val="24"/>
        </w:rPr>
        <w:t xml:space="preserve">The University of Alabama </w:t>
      </w:r>
      <w:proofErr w:type="spellStart"/>
      <w:r w:rsidRPr="005C3604">
        <w:rPr>
          <w:rFonts w:ascii="Times New Roman" w:eastAsia="Times New Roman" w:hAnsi="Times New Roman" w:cs="Times New Roman"/>
          <w:sz w:val="24"/>
          <w:szCs w:val="24"/>
        </w:rPr>
        <w:t>Press.Tuscaloosa</w:t>
      </w:r>
      <w:proofErr w:type="spellEnd"/>
      <w:r w:rsidRPr="005C3604">
        <w:rPr>
          <w:rFonts w:ascii="Times New Roman" w:eastAsia="Times New Roman" w:hAnsi="Times New Roman" w:cs="Times New Roman"/>
          <w:sz w:val="24"/>
          <w:szCs w:val="24"/>
        </w:rPr>
        <w:t xml:space="preserve"> &amp; London</w:t>
      </w:r>
      <w:r w:rsidRPr="005C3604">
        <w:rPr>
          <w:rFonts w:ascii="Times New Roman" w:eastAsia="Times New Roman" w:hAnsi="Times New Roman" w:cs="Times New Roman"/>
          <w:sz w:val="24"/>
          <w:szCs w:val="24"/>
          <w:bdr w:val="none" w:sz="0" w:space="0" w:color="auto" w:frame="1"/>
          <w:vertAlign w:val="superscript"/>
        </w:rPr>
        <w:t xml:space="preserve">, </w:t>
      </w:r>
      <w:r w:rsidRPr="005C3604">
        <w:rPr>
          <w:rFonts w:ascii="Times New Roman" w:eastAsia="Times New Roman" w:hAnsi="Times New Roman" w:cs="Times New Roman"/>
          <w:sz w:val="24"/>
          <w:szCs w:val="24"/>
        </w:rPr>
        <w:t>1993</w:t>
      </w:r>
    </w:p>
    <w:p w14:paraId="26A619C7" w14:textId="24ECAB9A"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lastRenderedPageBreak/>
        <w:t xml:space="preserve">Kabir, Zainab Sa’id. Triple Heritage: The Dilemma of </w:t>
      </w:r>
      <w:r w:rsidR="00CB3F0E" w:rsidRPr="00024426">
        <w:rPr>
          <w:rFonts w:ascii="Times New Roman" w:hAnsi="Times New Roman" w:cs="Times New Roman"/>
          <w:sz w:val="24"/>
          <w:szCs w:val="24"/>
        </w:rPr>
        <w:t>the</w:t>
      </w:r>
      <w:r w:rsidRPr="00024426">
        <w:rPr>
          <w:rFonts w:ascii="Times New Roman" w:hAnsi="Times New Roman" w:cs="Times New Roman"/>
          <w:sz w:val="24"/>
          <w:szCs w:val="24"/>
        </w:rPr>
        <w:t xml:space="preserve"> African Muslim Woman. HausaNet Article. WWW.hausanet.com/HausNet_Article_100115.htm</w:t>
      </w:r>
    </w:p>
    <w:p w14:paraId="698F855B" w14:textId="7DC94A70" w:rsidR="005C3604" w:rsidRDefault="00627DF7" w:rsidP="005C3604">
      <w:pPr>
        <w:shd w:val="clear" w:color="auto" w:fill="FFF9F2"/>
        <w:rPr>
          <w:rFonts w:ascii="Times New Roman" w:eastAsia="Times New Roman" w:hAnsi="Times New Roman" w:cs="Times New Roman"/>
          <w:sz w:val="24"/>
          <w:szCs w:val="24"/>
        </w:rPr>
      </w:pPr>
      <w:r w:rsidRPr="00024426">
        <w:rPr>
          <w:rFonts w:ascii="Times New Roman" w:eastAsia="Times New Roman" w:hAnsi="Times New Roman" w:cs="Times New Roman"/>
          <w:color w:val="000000"/>
          <w:sz w:val="24"/>
          <w:szCs w:val="24"/>
        </w:rPr>
        <w:t xml:space="preserve">Kerenyi, Karl. “The Trickster in Relation to Greek Mythology. Pt. V: His Difference from </w:t>
      </w:r>
      <w:r w:rsidRPr="005C3604">
        <w:rPr>
          <w:rFonts w:ascii="Times New Roman" w:eastAsia="Times New Roman" w:hAnsi="Times New Roman" w:cs="Times New Roman"/>
          <w:sz w:val="24"/>
          <w:szCs w:val="24"/>
        </w:rPr>
        <w:t>Hermes.” Trans. R.F</w:t>
      </w:r>
      <w:r w:rsidR="00CB3F0E">
        <w:rPr>
          <w:rFonts w:ascii="Times New Roman" w:eastAsia="Times New Roman" w:hAnsi="Times New Roman" w:cs="Times New Roman"/>
          <w:sz w:val="24"/>
          <w:szCs w:val="24"/>
        </w:rPr>
        <w:t>.</w:t>
      </w:r>
      <w:r w:rsidR="00CB3F0E" w:rsidRPr="005C3604">
        <w:rPr>
          <w:rFonts w:ascii="Times New Roman" w:eastAsia="Times New Roman" w:hAnsi="Times New Roman" w:cs="Times New Roman"/>
          <w:sz w:val="24"/>
          <w:szCs w:val="24"/>
        </w:rPr>
        <w:t>C</w:t>
      </w:r>
      <w:r w:rsidRPr="005C3604">
        <w:rPr>
          <w:rFonts w:ascii="Times New Roman" w:eastAsia="Times New Roman" w:hAnsi="Times New Roman" w:cs="Times New Roman"/>
          <w:sz w:val="24"/>
          <w:szCs w:val="24"/>
        </w:rPr>
        <w:t>. Hull. Radin 188-91.</w:t>
      </w:r>
    </w:p>
    <w:p w14:paraId="787D8F87" w14:textId="77777777" w:rsidR="00627DF7" w:rsidRPr="00024426" w:rsidRDefault="00627DF7" w:rsidP="005C3604">
      <w:pPr>
        <w:shd w:val="clear" w:color="auto" w:fill="FFF9F2"/>
        <w:rPr>
          <w:rFonts w:ascii="Times New Roman" w:hAnsi="Times New Roman" w:cs="Times New Roman"/>
          <w:sz w:val="24"/>
          <w:szCs w:val="24"/>
        </w:rPr>
      </w:pPr>
      <w:r w:rsidRPr="00024426">
        <w:rPr>
          <w:rFonts w:ascii="Times New Roman" w:hAnsi="Times New Roman" w:cs="Times New Roman"/>
          <w:sz w:val="24"/>
          <w:szCs w:val="24"/>
        </w:rPr>
        <w:t xml:space="preserve">Kingston, Maxine Hong. </w:t>
      </w:r>
      <w:r w:rsidRPr="00024426">
        <w:rPr>
          <w:rFonts w:ascii="Times New Roman" w:hAnsi="Times New Roman" w:cs="Times New Roman"/>
          <w:iCs/>
          <w:sz w:val="24"/>
          <w:szCs w:val="24"/>
        </w:rPr>
        <w:t>Tripmaster Monkey: His Fake Book.</w:t>
      </w:r>
      <w:r w:rsidRPr="00024426">
        <w:rPr>
          <w:rFonts w:ascii="Times New Roman" w:hAnsi="Times New Roman" w:cs="Times New Roman"/>
          <w:sz w:val="24"/>
          <w:szCs w:val="24"/>
        </w:rPr>
        <w:t xml:space="preserve"> New York: Vintage, 1987.</w:t>
      </w:r>
    </w:p>
    <w:p w14:paraId="34CB99FD" w14:textId="70E84B5F"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Kuhn, T.S. </w:t>
      </w:r>
      <w:r w:rsidRPr="00024426">
        <w:rPr>
          <w:rFonts w:ascii="Times New Roman" w:hAnsi="Times New Roman" w:cs="Times New Roman"/>
          <w:iCs/>
          <w:sz w:val="24"/>
          <w:szCs w:val="24"/>
          <w:lang w:val="en-GB"/>
        </w:rPr>
        <w:t>The Structure of Scientific Revolutions</w:t>
      </w:r>
      <w:r w:rsidRPr="00024426">
        <w:rPr>
          <w:rFonts w:ascii="Times New Roman" w:hAnsi="Times New Roman" w:cs="Times New Roman"/>
          <w:sz w:val="24"/>
          <w:szCs w:val="24"/>
          <w:lang w:val="en-GB"/>
        </w:rPr>
        <w:t>, Chicago: University of Chicago, 2</w:t>
      </w:r>
      <w:r w:rsidRPr="00024426">
        <w:rPr>
          <w:rFonts w:ascii="Times New Roman" w:hAnsi="Times New Roman" w:cs="Times New Roman"/>
          <w:sz w:val="24"/>
          <w:szCs w:val="24"/>
          <w:vertAlign w:val="superscript"/>
          <w:lang w:val="en-GB"/>
        </w:rPr>
        <w:t>nd</w:t>
      </w:r>
      <w:r w:rsidRPr="00024426">
        <w:rPr>
          <w:rFonts w:ascii="Times New Roman" w:hAnsi="Times New Roman" w:cs="Times New Roman"/>
          <w:sz w:val="24"/>
          <w:szCs w:val="24"/>
          <w:lang w:val="en-GB"/>
        </w:rPr>
        <w:t xml:space="preserve"> edn</w:t>
      </w:r>
      <w:proofErr w:type="gramStart"/>
      <w:r w:rsidRPr="00024426">
        <w:rPr>
          <w:rFonts w:ascii="Times New Roman" w:hAnsi="Times New Roman" w:cs="Times New Roman"/>
          <w:sz w:val="24"/>
          <w:szCs w:val="24"/>
          <w:lang w:val="en-GB"/>
        </w:rPr>
        <w:t>.</w:t>
      </w:r>
      <w:r w:rsidR="007D282B">
        <w:rPr>
          <w:rFonts w:ascii="Times New Roman" w:hAnsi="Times New Roman" w:cs="Times New Roman"/>
          <w:sz w:val="24"/>
          <w:szCs w:val="24"/>
          <w:lang w:val="en-GB"/>
        </w:rPr>
        <w:t>.</w:t>
      </w:r>
      <w:proofErr w:type="gramEnd"/>
      <w:r w:rsidR="007D282B">
        <w:rPr>
          <w:rFonts w:ascii="Times New Roman" w:hAnsi="Times New Roman" w:cs="Times New Roman"/>
          <w:sz w:val="24"/>
          <w:szCs w:val="24"/>
          <w:lang w:val="en-GB"/>
        </w:rPr>
        <w:t xml:space="preserve"> 1970</w:t>
      </w:r>
    </w:p>
    <w:p w14:paraId="01DF5827" w14:textId="30999952" w:rsidR="00627DF7" w:rsidRPr="00024426" w:rsidRDefault="00627DF7" w:rsidP="00024426">
      <w:pPr>
        <w:autoSpaceDE w:val="0"/>
        <w:autoSpaceDN w:val="0"/>
        <w:adjustRightInd w:val="0"/>
        <w:rPr>
          <w:rFonts w:ascii="Times New Roman" w:hAnsi="Times New Roman" w:cs="Times New Roman"/>
          <w:color w:val="000000"/>
          <w:sz w:val="24"/>
          <w:szCs w:val="24"/>
          <w:shd w:val="clear" w:color="auto" w:fill="FFFFFF"/>
        </w:rPr>
      </w:pPr>
      <w:r w:rsidRPr="00024426">
        <w:rPr>
          <w:rFonts w:ascii="Times New Roman" w:hAnsi="Times New Roman" w:cs="Times New Roman"/>
          <w:color w:val="000000"/>
          <w:sz w:val="24"/>
          <w:szCs w:val="24"/>
          <w:shd w:val="clear" w:color="auto" w:fill="FFFFFF"/>
        </w:rPr>
        <w:t xml:space="preserve"> Kuhn,</w:t>
      </w:r>
      <w:r w:rsidRPr="00024426">
        <w:rPr>
          <w:rStyle w:val="apple-converted-space"/>
          <w:rFonts w:ascii="Times New Roman" w:hAnsi="Times New Roman" w:cs="Times New Roman"/>
          <w:color w:val="000000"/>
          <w:sz w:val="24"/>
          <w:szCs w:val="24"/>
          <w:shd w:val="clear" w:color="auto" w:fill="FFFFFF"/>
        </w:rPr>
        <w:t> </w:t>
      </w:r>
      <w:r w:rsidRPr="00024426">
        <w:rPr>
          <w:rFonts w:ascii="Times New Roman" w:hAnsi="Times New Roman" w:cs="Times New Roman"/>
          <w:color w:val="000000"/>
          <w:sz w:val="24"/>
          <w:szCs w:val="24"/>
          <w:shd w:val="clear" w:color="auto" w:fill="FFFFFF"/>
        </w:rPr>
        <w:t xml:space="preserve">Thomas S. </w:t>
      </w:r>
      <w:hyperlink r:id="rId16" w:tooltip="The Structure of Scientific Revolutions" w:history="1">
        <w:proofErr w:type="gramStart"/>
        <w:r w:rsidRPr="00C7487B">
          <w:rPr>
            <w:rStyle w:val="Hyperlink"/>
            <w:rFonts w:ascii="Times New Roman" w:hAnsi="Times New Roman" w:cs="Times New Roman"/>
            <w:iCs/>
            <w:color w:val="auto"/>
            <w:sz w:val="24"/>
            <w:szCs w:val="24"/>
            <w:u w:val="none"/>
            <w:shd w:val="clear" w:color="auto" w:fill="FFFFFF"/>
          </w:rPr>
          <w:t>The</w:t>
        </w:r>
        <w:proofErr w:type="gramEnd"/>
        <w:r w:rsidRPr="00C7487B">
          <w:rPr>
            <w:rStyle w:val="Hyperlink"/>
            <w:rFonts w:ascii="Times New Roman" w:hAnsi="Times New Roman" w:cs="Times New Roman"/>
            <w:iCs/>
            <w:color w:val="auto"/>
            <w:sz w:val="24"/>
            <w:szCs w:val="24"/>
            <w:u w:val="none"/>
            <w:shd w:val="clear" w:color="auto" w:fill="FFFFFF"/>
          </w:rPr>
          <w:t xml:space="preserve"> Structure of Scientific Revolutions</w:t>
        </w:r>
      </w:hyperlink>
      <w:r w:rsidRPr="00024426">
        <w:rPr>
          <w:rFonts w:ascii="Times New Roman" w:hAnsi="Times New Roman" w:cs="Times New Roman"/>
          <w:color w:val="000000"/>
          <w:sz w:val="24"/>
          <w:szCs w:val="24"/>
          <w:shd w:val="clear" w:color="auto" w:fill="FFFFFF"/>
        </w:rPr>
        <w:t xml:space="preserve">. Chicago and London: University of Chicago Press, 1996 (3rd </w:t>
      </w:r>
      <w:r w:rsidR="00CB3F0E" w:rsidRPr="00024426">
        <w:rPr>
          <w:rFonts w:ascii="Times New Roman" w:hAnsi="Times New Roman" w:cs="Times New Roman"/>
          <w:color w:val="000000"/>
          <w:sz w:val="24"/>
          <w:szCs w:val="24"/>
          <w:shd w:val="clear" w:color="auto" w:fill="FFFFFF"/>
        </w:rPr>
        <w:t>Ed</w:t>
      </w:r>
      <w:r w:rsidRPr="00024426">
        <w:rPr>
          <w:rFonts w:ascii="Times New Roman" w:hAnsi="Times New Roman" w:cs="Times New Roman"/>
          <w:color w:val="000000"/>
          <w:sz w:val="24"/>
          <w:szCs w:val="24"/>
          <w:shd w:val="clear" w:color="auto" w:fill="FFFFFF"/>
        </w:rPr>
        <w:t>.)</w:t>
      </w:r>
    </w:p>
    <w:p w14:paraId="70459074" w14:textId="08BA853B"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Last, Murray Spirit Possession as Therapy: Bori among non-Muslims in Nigeria. IN I. M. Lewis, Ahmed Al-Safi, and Sayyid Hurreiz, Women’s Medicine: The Zar-Bori Cult in Africa and Beyond. Edinburgh: Edinburgh University Press, pp. 49-63.</w:t>
      </w:r>
      <w:r w:rsidR="007D282B">
        <w:rPr>
          <w:rFonts w:ascii="Times New Roman" w:hAnsi="Times New Roman" w:cs="Times New Roman"/>
          <w:sz w:val="24"/>
          <w:szCs w:val="24"/>
        </w:rPr>
        <w:t xml:space="preserve"> 1991</w:t>
      </w:r>
    </w:p>
    <w:p w14:paraId="6C2F48AA" w14:textId="4A43128F" w:rsidR="00C13AFF" w:rsidRDefault="00D847F9" w:rsidP="00C13AFF">
      <w:pPr>
        <w:rPr>
          <w:rFonts w:ascii="Times New Roman" w:hAnsi="Times New Roman" w:cs="Times New Roman"/>
          <w:sz w:val="24"/>
          <w:szCs w:val="24"/>
        </w:rPr>
      </w:pPr>
      <w:hyperlink r:id="rId17" w:history="1">
        <w:r w:rsidR="00C13AFF" w:rsidRPr="000F2910">
          <w:rPr>
            <w:rStyle w:val="Hyperlink"/>
            <w:rFonts w:ascii="Times New Roman" w:hAnsi="Times New Roman" w:cs="Times New Roman"/>
            <w:color w:val="auto"/>
            <w:sz w:val="24"/>
            <w:szCs w:val="24"/>
            <w:u w:val="none"/>
          </w:rPr>
          <w:t>Leonard, Neil</w:t>
        </w:r>
      </w:hyperlink>
      <w:r w:rsidR="00C13AFF" w:rsidRPr="000F2910">
        <w:rPr>
          <w:rFonts w:ascii="Times New Roman" w:hAnsi="Times New Roman" w:cs="Times New Roman"/>
          <w:sz w:val="24"/>
          <w:szCs w:val="24"/>
        </w:rPr>
        <w:t xml:space="preserve"> Jazz--Myth and Religion. </w:t>
      </w:r>
      <w:hyperlink r:id="rId18" w:history="1">
        <w:r w:rsidR="00C13AFF" w:rsidRPr="000F2910">
          <w:rPr>
            <w:rStyle w:val="Hyperlink"/>
            <w:rFonts w:ascii="Times New Roman" w:hAnsi="Times New Roman" w:cs="Times New Roman"/>
            <w:color w:val="auto"/>
            <w:sz w:val="24"/>
            <w:szCs w:val="24"/>
            <w:u w:val="none"/>
          </w:rPr>
          <w:t>Oxford University Press</w:t>
        </w:r>
      </w:hyperlink>
      <w:r w:rsidR="00C13AFF" w:rsidRPr="000F2910">
        <w:rPr>
          <w:rFonts w:ascii="Times New Roman" w:hAnsi="Times New Roman" w:cs="Times New Roman"/>
          <w:sz w:val="24"/>
          <w:szCs w:val="24"/>
        </w:rPr>
        <w:t>, 1987</w:t>
      </w:r>
    </w:p>
    <w:p w14:paraId="0A2BC5F4" w14:textId="7AE13B3C" w:rsidR="00C13AFF" w:rsidRPr="007D282B" w:rsidRDefault="007D282B" w:rsidP="007D282B">
      <w:pPr>
        <w:pStyle w:val="Heading1"/>
        <w:shd w:val="clear" w:color="auto" w:fill="FFFFFF"/>
        <w:spacing w:before="0" w:beforeAutospacing="0" w:after="0" w:afterAutospacing="0" w:line="480" w:lineRule="auto"/>
        <w:rPr>
          <w:b w:val="0"/>
          <w:sz w:val="24"/>
          <w:szCs w:val="24"/>
        </w:rPr>
      </w:pPr>
      <w:r w:rsidRPr="007D282B">
        <w:rPr>
          <w:b w:val="0"/>
          <w:sz w:val="24"/>
          <w:szCs w:val="24"/>
        </w:rPr>
        <w:t xml:space="preserve">Levine, Lawrence   </w:t>
      </w:r>
      <w:r w:rsidRPr="007D282B">
        <w:rPr>
          <w:b w:val="0"/>
          <w:bCs w:val="0"/>
          <w:color w:val="000000"/>
          <w:sz w:val="24"/>
          <w:szCs w:val="24"/>
        </w:rPr>
        <w:t>Black Culture and Black Consciousness: Afro-American Folk Thought from Slavery to Freedom</w:t>
      </w:r>
      <w:r>
        <w:rPr>
          <w:b w:val="0"/>
          <w:bCs w:val="0"/>
          <w:color w:val="000000"/>
          <w:sz w:val="24"/>
          <w:szCs w:val="24"/>
        </w:rPr>
        <w:t>. New York: Oxford University Press, 1977</w:t>
      </w:r>
    </w:p>
    <w:p w14:paraId="2C0D03F0" w14:textId="70266CC7" w:rsidR="00627DF7" w:rsidRPr="00024426" w:rsidRDefault="00627DF7" w:rsidP="007D282B">
      <w:pPr>
        <w:rPr>
          <w:rFonts w:ascii="Times New Roman" w:hAnsi="Times New Roman" w:cs="Times New Roman"/>
          <w:sz w:val="24"/>
          <w:szCs w:val="24"/>
        </w:rPr>
      </w:pPr>
      <w:r w:rsidRPr="00024426">
        <w:rPr>
          <w:rFonts w:ascii="Times New Roman" w:hAnsi="Times New Roman" w:cs="Times New Roman"/>
          <w:sz w:val="24"/>
          <w:szCs w:val="24"/>
        </w:rPr>
        <w:t>Lewis, I. M., Ahmed Al-Safi, and Sayyid Hurreiz Women’s Medicine: The Zar-Bori Cult in Africa and Beyond. Edinburgh: Edinburgh University Press.</w:t>
      </w:r>
      <w:r w:rsidR="007D282B">
        <w:rPr>
          <w:rFonts w:ascii="Times New Roman" w:hAnsi="Times New Roman" w:cs="Times New Roman"/>
          <w:sz w:val="24"/>
          <w:szCs w:val="24"/>
        </w:rPr>
        <w:t>1991</w:t>
      </w:r>
    </w:p>
    <w:p w14:paraId="0A5CE003" w14:textId="3837BB40" w:rsidR="00627DF7" w:rsidRPr="00024426" w:rsidRDefault="007D282B" w:rsidP="00024426">
      <w:pPr>
        <w:rPr>
          <w:rFonts w:ascii="Times New Roman" w:hAnsi="Times New Roman" w:cs="Times New Roman"/>
          <w:sz w:val="24"/>
          <w:szCs w:val="24"/>
        </w:rPr>
      </w:pPr>
      <w:r>
        <w:rPr>
          <w:rFonts w:ascii="Times New Roman" w:hAnsi="Times New Roman" w:cs="Times New Roman"/>
          <w:sz w:val="24"/>
          <w:szCs w:val="24"/>
          <w:lang w:val="en-GB"/>
        </w:rPr>
        <w:t xml:space="preserve">Lyotard, J-F. </w:t>
      </w:r>
      <w:r w:rsidR="00627DF7" w:rsidRPr="00024426">
        <w:rPr>
          <w:rFonts w:ascii="Times New Roman" w:hAnsi="Times New Roman" w:cs="Times New Roman"/>
          <w:iCs/>
          <w:sz w:val="24"/>
          <w:szCs w:val="24"/>
          <w:lang w:val="en-GB"/>
        </w:rPr>
        <w:t>La Condition postmoderne</w:t>
      </w:r>
      <w:r w:rsidR="00627DF7" w:rsidRPr="00024426">
        <w:rPr>
          <w:rFonts w:ascii="Times New Roman" w:hAnsi="Times New Roman" w:cs="Times New Roman"/>
          <w:sz w:val="24"/>
          <w:szCs w:val="24"/>
          <w:lang w:val="en-GB"/>
        </w:rPr>
        <w:t>, Paris</w:t>
      </w:r>
      <w:r w:rsidRPr="00024426">
        <w:rPr>
          <w:rFonts w:ascii="Times New Roman" w:hAnsi="Times New Roman" w:cs="Times New Roman"/>
          <w:sz w:val="24"/>
          <w:szCs w:val="24"/>
          <w:lang w:val="en-GB"/>
        </w:rPr>
        <w:t>: Minuit.1979</w:t>
      </w:r>
    </w:p>
    <w:p w14:paraId="280A940E" w14:textId="689DA0B0"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Masquelier, Adeline</w:t>
      </w:r>
      <w:r w:rsidR="007D282B">
        <w:rPr>
          <w:rFonts w:ascii="Times New Roman" w:hAnsi="Times New Roman" w:cs="Times New Roman"/>
          <w:sz w:val="24"/>
          <w:szCs w:val="24"/>
        </w:rPr>
        <w:t>.</w:t>
      </w:r>
      <w:r w:rsidRPr="00024426">
        <w:rPr>
          <w:rFonts w:ascii="Times New Roman" w:hAnsi="Times New Roman" w:cs="Times New Roman"/>
          <w:sz w:val="24"/>
          <w:szCs w:val="24"/>
        </w:rPr>
        <w:t xml:space="preserve"> Prayer Has Spoiled Everything: Possession, Power, and Identity in an Islamic Town in Niger. . Durham: Duke University Press.</w:t>
      </w:r>
      <w:r w:rsidR="007D282B">
        <w:rPr>
          <w:rFonts w:ascii="Times New Roman" w:hAnsi="Times New Roman" w:cs="Times New Roman"/>
          <w:sz w:val="24"/>
          <w:szCs w:val="24"/>
        </w:rPr>
        <w:t>2001</w:t>
      </w:r>
    </w:p>
    <w:p w14:paraId="38DEA312"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McNally, D. (1993) </w:t>
      </w:r>
      <w:r w:rsidRPr="00024426">
        <w:rPr>
          <w:rFonts w:ascii="Times New Roman" w:hAnsi="Times New Roman" w:cs="Times New Roman"/>
          <w:iCs/>
          <w:sz w:val="24"/>
          <w:szCs w:val="24"/>
          <w:lang w:val="en-GB"/>
        </w:rPr>
        <w:t>Against the Market: Political Economy, Market Socialism and the Marxist Critique</w:t>
      </w:r>
      <w:r w:rsidRPr="00024426">
        <w:rPr>
          <w:rFonts w:ascii="Times New Roman" w:hAnsi="Times New Roman" w:cs="Times New Roman"/>
          <w:sz w:val="24"/>
          <w:szCs w:val="24"/>
          <w:lang w:val="en-GB"/>
        </w:rPr>
        <w:t>, London: Verso</w:t>
      </w:r>
    </w:p>
    <w:p w14:paraId="5022B60A" w14:textId="77777777" w:rsidR="00627DF7" w:rsidRPr="00024426" w:rsidRDefault="00627DF7" w:rsidP="00024426">
      <w:pPr>
        <w:pStyle w:val="NormalWeb"/>
        <w:spacing w:before="0" w:beforeAutospacing="0" w:after="0" w:afterAutospacing="0" w:line="480" w:lineRule="auto"/>
      </w:pPr>
      <w:r w:rsidRPr="00024426">
        <w:t xml:space="preserve">Momaday, N. Scott. </w:t>
      </w:r>
      <w:r w:rsidRPr="00024426">
        <w:rPr>
          <w:iCs/>
        </w:rPr>
        <w:t>House Made of Dawn.</w:t>
      </w:r>
      <w:r w:rsidRPr="00024426">
        <w:t xml:space="preserve"> New York: Harper, 1966.</w:t>
      </w:r>
    </w:p>
    <w:p w14:paraId="5EAE88EE"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lastRenderedPageBreak/>
        <w:t>Momaday, N. Scott. </w:t>
      </w:r>
      <w:r w:rsidRPr="00024426">
        <w:rPr>
          <w:rFonts w:ascii="Times New Roman" w:eastAsia="Times New Roman" w:hAnsi="Times New Roman" w:cs="Times New Roman"/>
          <w:iCs/>
          <w:color w:val="000000"/>
          <w:sz w:val="24"/>
          <w:szCs w:val="24"/>
        </w:rPr>
        <w:t>House Made of Dawn.</w:t>
      </w:r>
      <w:r w:rsidRPr="00024426">
        <w:rPr>
          <w:rFonts w:ascii="Times New Roman" w:eastAsia="Times New Roman" w:hAnsi="Times New Roman" w:cs="Times New Roman"/>
          <w:color w:val="000000"/>
          <w:sz w:val="24"/>
          <w:szCs w:val="24"/>
        </w:rPr>
        <w:t> New York: Harper, 1966.</w:t>
      </w:r>
    </w:p>
    <w:p w14:paraId="68C7F07E" w14:textId="77777777" w:rsidR="00627DF7" w:rsidRPr="00024426" w:rsidRDefault="00627DF7" w:rsidP="00024426">
      <w:pPr>
        <w:pStyle w:val="NormalWeb"/>
        <w:spacing w:before="0" w:beforeAutospacing="0" w:after="0" w:afterAutospacing="0" w:line="480" w:lineRule="auto"/>
      </w:pPr>
      <w:r w:rsidRPr="00024426">
        <w:t xml:space="preserve">Morrison, Toni. “Recitatif.” </w:t>
      </w:r>
      <w:r w:rsidRPr="00024426">
        <w:rPr>
          <w:iCs/>
        </w:rPr>
        <w:t>Confirmation.</w:t>
      </w:r>
      <w:r w:rsidRPr="00024426">
        <w:t xml:space="preserve"> Ed. Amiri and Amina Baraka. New York: Morrow, 1983. Rpt. in </w:t>
      </w:r>
      <w:proofErr w:type="gramStart"/>
      <w:r w:rsidRPr="00024426">
        <w:t>The</w:t>
      </w:r>
      <w:proofErr w:type="gramEnd"/>
      <w:r w:rsidRPr="00024426">
        <w:t xml:space="preserve"> Norton Anthology of American Literature. Vol. 2. 5th ed. Ed. Nina Baym et al. New York: Norton, 1998. 2077-92.</w:t>
      </w:r>
    </w:p>
    <w:p w14:paraId="59621067"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Morrison, Toni. “Recitatif.” </w:t>
      </w:r>
      <w:r w:rsidRPr="00024426">
        <w:rPr>
          <w:rFonts w:ascii="Times New Roman" w:eastAsia="Times New Roman" w:hAnsi="Times New Roman" w:cs="Times New Roman"/>
          <w:iCs/>
          <w:color w:val="000000"/>
          <w:sz w:val="24"/>
          <w:szCs w:val="24"/>
        </w:rPr>
        <w:t>Confirmation.</w:t>
      </w:r>
      <w:r w:rsidRPr="00024426">
        <w:rPr>
          <w:rFonts w:ascii="Times New Roman" w:eastAsia="Times New Roman" w:hAnsi="Times New Roman" w:cs="Times New Roman"/>
          <w:color w:val="000000"/>
          <w:sz w:val="24"/>
          <w:szCs w:val="24"/>
        </w:rPr>
        <w:t xml:space="preserve"> Ed. Amiri and Amina Baraka. New York: Morrow, 1983. Rpt. in </w:t>
      </w:r>
      <w:proofErr w:type="gramStart"/>
      <w:r w:rsidRPr="00024426">
        <w:rPr>
          <w:rFonts w:ascii="Times New Roman" w:eastAsia="Times New Roman" w:hAnsi="Times New Roman" w:cs="Times New Roman"/>
          <w:color w:val="000000"/>
          <w:sz w:val="24"/>
          <w:szCs w:val="24"/>
        </w:rPr>
        <w:t>The</w:t>
      </w:r>
      <w:proofErr w:type="gramEnd"/>
      <w:r w:rsidRPr="00024426">
        <w:rPr>
          <w:rFonts w:ascii="Times New Roman" w:eastAsia="Times New Roman" w:hAnsi="Times New Roman" w:cs="Times New Roman"/>
          <w:color w:val="000000"/>
          <w:sz w:val="24"/>
          <w:szCs w:val="24"/>
        </w:rPr>
        <w:t xml:space="preserve"> Norton Anthology of American Literature. Vol. 2. 5th ed. Ed. Nina Baym et al. New York: Norton, 1998. 2077-92.</w:t>
      </w:r>
    </w:p>
    <w:p w14:paraId="221C1836"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Muldoon, P. 1998. </w:t>
      </w:r>
      <w:r w:rsidRPr="00024426">
        <w:rPr>
          <w:rFonts w:ascii="Times New Roman" w:hAnsi="Times New Roman" w:cs="Times New Roman"/>
          <w:iCs/>
          <w:sz w:val="24"/>
          <w:szCs w:val="24"/>
          <w:lang w:val="en-GB"/>
        </w:rPr>
        <w:t>Hay</w:t>
      </w:r>
      <w:r w:rsidRPr="00024426">
        <w:rPr>
          <w:rFonts w:ascii="Times New Roman" w:hAnsi="Times New Roman" w:cs="Times New Roman"/>
          <w:sz w:val="24"/>
          <w:szCs w:val="24"/>
          <w:lang w:val="en-GB"/>
        </w:rPr>
        <w:t>, London: Faber and Faber.</w:t>
      </w:r>
    </w:p>
    <w:p w14:paraId="2AD98C76" w14:textId="77777777" w:rsidR="00627DF7" w:rsidRPr="00024426" w:rsidRDefault="00627DF7" w:rsidP="00024426">
      <w:pPr>
        <w:autoSpaceDE w:val="0"/>
        <w:autoSpaceDN w:val="0"/>
        <w:adjustRightInd w:val="0"/>
        <w:rPr>
          <w:rFonts w:ascii="Times New Roman" w:hAnsi="Times New Roman" w:cs="Times New Roman"/>
          <w:color w:val="000000"/>
          <w:sz w:val="24"/>
          <w:szCs w:val="24"/>
          <w:shd w:val="clear" w:color="auto" w:fill="FFFFFF"/>
        </w:rPr>
      </w:pPr>
      <w:r w:rsidRPr="00024426">
        <w:rPr>
          <w:rFonts w:ascii="Times New Roman" w:hAnsi="Times New Roman" w:cs="Times New Roman"/>
          <w:color w:val="000000"/>
          <w:sz w:val="24"/>
          <w:szCs w:val="24"/>
          <w:shd w:val="clear" w:color="auto" w:fill="FFFFFF"/>
        </w:rPr>
        <w:t xml:space="preserve">Mulligan, Gerry. Autobiography. </w:t>
      </w:r>
      <w:hyperlink r:id="rId19" w:history="1">
        <w:r w:rsidRPr="00024426">
          <w:rPr>
            <w:rStyle w:val="Hyperlink"/>
            <w:rFonts w:ascii="Times New Roman" w:hAnsi="Times New Roman" w:cs="Times New Roman"/>
            <w:sz w:val="24"/>
            <w:szCs w:val="24"/>
          </w:rPr>
          <w:t>http://www.loc.gov/item/ihas.100010952</w:t>
        </w:r>
      </w:hyperlink>
    </w:p>
    <w:p w14:paraId="76EE5139"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Myers, I.B., &amp; McCaulley, M.H. (1985). </w:t>
      </w:r>
      <w:r w:rsidRPr="00024426">
        <w:rPr>
          <w:rFonts w:ascii="Times New Roman" w:hAnsi="Times New Roman" w:cs="Times New Roman"/>
          <w:iCs/>
          <w:sz w:val="24"/>
          <w:szCs w:val="24"/>
          <w:lang w:val="en-GB"/>
        </w:rPr>
        <w:t>Manual: A Guide to the Development and Use of the Myers-Briggs Type Indicator</w:t>
      </w:r>
      <w:r w:rsidRPr="00024426">
        <w:rPr>
          <w:rFonts w:ascii="Times New Roman" w:hAnsi="Times New Roman" w:cs="Times New Roman"/>
          <w:sz w:val="24"/>
          <w:szCs w:val="24"/>
          <w:lang w:val="en-GB"/>
        </w:rPr>
        <w:t xml:space="preserve">. Palo Alto: Consulting Psychologists Press. </w:t>
      </w:r>
    </w:p>
    <w:p w14:paraId="2FAEE70D"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Na Gopaleen, M. (Flann O’Brien) (1968) </w:t>
      </w:r>
      <w:proofErr w:type="gramStart"/>
      <w:r w:rsidRPr="00024426">
        <w:rPr>
          <w:rFonts w:ascii="Times New Roman" w:hAnsi="Times New Roman" w:cs="Times New Roman"/>
          <w:iCs/>
          <w:sz w:val="24"/>
          <w:szCs w:val="24"/>
          <w:lang w:val="en-GB"/>
        </w:rPr>
        <w:t>The</w:t>
      </w:r>
      <w:proofErr w:type="gramEnd"/>
      <w:r w:rsidRPr="00024426">
        <w:rPr>
          <w:rFonts w:ascii="Times New Roman" w:hAnsi="Times New Roman" w:cs="Times New Roman"/>
          <w:iCs/>
          <w:sz w:val="24"/>
          <w:szCs w:val="24"/>
          <w:lang w:val="en-GB"/>
        </w:rPr>
        <w:t xml:space="preserve"> Best of Myles</w:t>
      </w:r>
      <w:r w:rsidRPr="00024426">
        <w:rPr>
          <w:rFonts w:ascii="Times New Roman" w:hAnsi="Times New Roman" w:cs="Times New Roman"/>
          <w:sz w:val="24"/>
          <w:szCs w:val="24"/>
          <w:lang w:val="en-GB"/>
        </w:rPr>
        <w:t>, (ed. K.O’Nolan) London: Picador</w:t>
      </w:r>
    </w:p>
    <w:p w14:paraId="63E2B490" w14:textId="77777777" w:rsidR="00627DF7" w:rsidRPr="00024426" w:rsidRDefault="00627DF7" w:rsidP="00024426">
      <w:pPr>
        <w:pStyle w:val="NormalWeb"/>
        <w:spacing w:before="0" w:beforeAutospacing="0" w:after="0" w:afterAutospacing="0" w:line="480" w:lineRule="auto"/>
      </w:pPr>
      <w:r w:rsidRPr="00024426">
        <w:t xml:space="preserve">Nicholl, Charles. </w:t>
      </w:r>
      <w:r w:rsidRPr="00024426">
        <w:rPr>
          <w:iCs/>
        </w:rPr>
        <w:t>The Chemical Theatre.</w:t>
      </w:r>
      <w:r w:rsidRPr="00024426">
        <w:t xml:space="preserve"> 1980. New York: Akadine, 1997.</w:t>
      </w:r>
    </w:p>
    <w:p w14:paraId="0B35E629"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Nicholl, Charles. </w:t>
      </w:r>
      <w:r w:rsidRPr="00024426">
        <w:rPr>
          <w:rFonts w:ascii="Times New Roman" w:eastAsia="Times New Roman" w:hAnsi="Times New Roman" w:cs="Times New Roman"/>
          <w:iCs/>
          <w:color w:val="000000"/>
          <w:sz w:val="24"/>
          <w:szCs w:val="24"/>
        </w:rPr>
        <w:t>The Chemical Theatre.</w:t>
      </w:r>
      <w:r w:rsidRPr="00024426">
        <w:rPr>
          <w:rFonts w:ascii="Times New Roman" w:eastAsia="Times New Roman" w:hAnsi="Times New Roman" w:cs="Times New Roman"/>
          <w:color w:val="000000"/>
          <w:sz w:val="24"/>
          <w:szCs w:val="24"/>
        </w:rPr>
        <w:t> 1980. New York: Akadine, 1997.</w:t>
      </w:r>
    </w:p>
    <w:p w14:paraId="2DCB7150"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Norman, W.T. (1963) ‘</w:t>
      </w:r>
      <w:proofErr w:type="gramStart"/>
      <w:r w:rsidRPr="00024426">
        <w:rPr>
          <w:rFonts w:ascii="Times New Roman" w:hAnsi="Times New Roman" w:cs="Times New Roman"/>
          <w:sz w:val="24"/>
          <w:szCs w:val="24"/>
          <w:lang w:val="en-GB"/>
        </w:rPr>
        <w:t>Toward</w:t>
      </w:r>
      <w:proofErr w:type="gramEnd"/>
      <w:r w:rsidRPr="00024426">
        <w:rPr>
          <w:rFonts w:ascii="Times New Roman" w:hAnsi="Times New Roman" w:cs="Times New Roman"/>
          <w:sz w:val="24"/>
          <w:szCs w:val="24"/>
          <w:lang w:val="en-GB"/>
        </w:rPr>
        <w:t xml:space="preserve"> an adequate taxonomy of personality attributes: Replicated factor structure in peer nomination personality rating’, </w:t>
      </w:r>
      <w:r w:rsidRPr="00024426">
        <w:rPr>
          <w:rFonts w:ascii="Times New Roman" w:hAnsi="Times New Roman" w:cs="Times New Roman"/>
          <w:iCs/>
          <w:sz w:val="24"/>
          <w:szCs w:val="24"/>
          <w:lang w:val="en-GB"/>
        </w:rPr>
        <w:t>Journal of Abnormal and Social Psychology</w:t>
      </w:r>
      <w:r w:rsidRPr="00024426">
        <w:rPr>
          <w:rFonts w:ascii="Times New Roman" w:hAnsi="Times New Roman" w:cs="Times New Roman"/>
          <w:sz w:val="24"/>
          <w:szCs w:val="24"/>
          <w:lang w:val="en-GB"/>
        </w:rPr>
        <w:t xml:space="preserve">, 66, 574-583. </w:t>
      </w:r>
    </w:p>
    <w:p w14:paraId="70C6C94D"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O’ Riain, P. (1972) ‘A Study of the Irish Legend of the Wild Man’, </w:t>
      </w:r>
      <w:r w:rsidRPr="00024426">
        <w:rPr>
          <w:rFonts w:ascii="Times New Roman" w:hAnsi="Times New Roman" w:cs="Times New Roman"/>
          <w:iCs/>
          <w:sz w:val="24"/>
          <w:szCs w:val="24"/>
          <w:lang w:val="en-GB"/>
        </w:rPr>
        <w:t>Eigse</w:t>
      </w:r>
      <w:r w:rsidRPr="00024426">
        <w:rPr>
          <w:rFonts w:ascii="Times New Roman" w:hAnsi="Times New Roman" w:cs="Times New Roman"/>
          <w:sz w:val="24"/>
          <w:szCs w:val="24"/>
          <w:lang w:val="en-GB"/>
        </w:rPr>
        <w:t>, xiv, 179-206.</w:t>
      </w:r>
    </w:p>
    <w:p w14:paraId="15257481"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Oppong, Christine, ed. (1983) Male and Female in West Africa. London: Allen and Unwin. (Includes Enid Schildkrout, "Dependence and Autonomy: The Economic Activities of Secluded Hausa Women in Kano"; Pittin, Renee, "Houses of Women: A Focus in Alternative Life-Styles in Katsina City") </w:t>
      </w:r>
    </w:p>
    <w:p w14:paraId="58F33122"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lastRenderedPageBreak/>
        <w:t xml:space="preserve">Parekh, B. (2001) </w:t>
      </w:r>
      <w:r w:rsidRPr="00024426">
        <w:rPr>
          <w:rFonts w:ascii="Times New Roman" w:hAnsi="Times New Roman" w:cs="Times New Roman"/>
          <w:iCs/>
          <w:sz w:val="24"/>
          <w:szCs w:val="24"/>
          <w:lang w:val="en-GB"/>
        </w:rPr>
        <w:t>Rethinking Multiculturalism: Cultural Diversity and Political Theory</w:t>
      </w:r>
      <w:r w:rsidRPr="00024426">
        <w:rPr>
          <w:rFonts w:ascii="Times New Roman" w:hAnsi="Times New Roman" w:cs="Times New Roman"/>
          <w:sz w:val="24"/>
          <w:szCs w:val="24"/>
          <w:lang w:val="en-GB"/>
        </w:rPr>
        <w:t>, London: Macmillan.</w:t>
      </w:r>
    </w:p>
    <w:p w14:paraId="04B0CF01" w14:textId="77777777" w:rsidR="00627DF7" w:rsidRPr="00024426" w:rsidRDefault="00627DF7" w:rsidP="00024426">
      <w:pPr>
        <w:rPr>
          <w:rFonts w:ascii="Times New Roman" w:hAnsi="Times New Roman" w:cs="Times New Roman"/>
          <w:sz w:val="24"/>
          <w:szCs w:val="24"/>
          <w:shd w:val="clear" w:color="auto" w:fill="F8F8F8"/>
        </w:rPr>
      </w:pPr>
      <w:r w:rsidRPr="00024426">
        <w:rPr>
          <w:rFonts w:ascii="Times New Roman" w:hAnsi="Times New Roman" w:cs="Times New Roman"/>
          <w:sz w:val="24"/>
          <w:szCs w:val="24"/>
          <w:shd w:val="clear" w:color="auto" w:fill="F8F8F8"/>
        </w:rPr>
        <w:t>Pelton, Robert D. The Trickster in West Africa. Berkeley: University of California Press, 1989.</w:t>
      </w:r>
    </w:p>
    <w:p w14:paraId="0E021130" w14:textId="77777777" w:rsidR="00627DF7" w:rsidRPr="00024426" w:rsidRDefault="00627DF7" w:rsidP="00024426">
      <w:pPr>
        <w:pStyle w:val="NormalWeb"/>
        <w:spacing w:before="0" w:beforeAutospacing="0" w:after="0" w:afterAutospacing="0" w:line="480" w:lineRule="auto"/>
      </w:pPr>
      <w:r w:rsidRPr="00024426">
        <w:t xml:space="preserve">Pelton, Robert D. </w:t>
      </w:r>
      <w:r w:rsidRPr="00024426">
        <w:rPr>
          <w:iCs/>
        </w:rPr>
        <w:t>The Trickster in West Africa: A Study of Mythic Irony and Sacred Delight.</w:t>
      </w:r>
      <w:r w:rsidRPr="00024426">
        <w:t xml:space="preserve"> Berkeley: U of California P, 1980.</w:t>
      </w:r>
    </w:p>
    <w:p w14:paraId="005A1E48"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Pelton, Robert D. </w:t>
      </w:r>
      <w:r w:rsidRPr="00024426">
        <w:rPr>
          <w:rFonts w:ascii="Times New Roman" w:eastAsia="Times New Roman" w:hAnsi="Times New Roman" w:cs="Times New Roman"/>
          <w:iCs/>
          <w:color w:val="000000"/>
          <w:sz w:val="24"/>
          <w:szCs w:val="24"/>
        </w:rPr>
        <w:t>The Trickster in West Africa: A Study of Mythic Irony and Sacred Delight.</w:t>
      </w:r>
      <w:r w:rsidRPr="00024426">
        <w:rPr>
          <w:rFonts w:ascii="Times New Roman" w:eastAsia="Times New Roman" w:hAnsi="Times New Roman" w:cs="Times New Roman"/>
          <w:color w:val="000000"/>
          <w:sz w:val="24"/>
          <w:szCs w:val="24"/>
        </w:rPr>
        <w:t> Berkeley: U of California P, 1980.</w:t>
      </w:r>
    </w:p>
    <w:p w14:paraId="1C485A58"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Pittin, Renee. (1979). Marriage and Alternative Strategies: Career Patterns of Hausa Women in Katsina City. Ph.D. diss., School of Oriental and African Studies, University of London.</w:t>
      </w:r>
    </w:p>
    <w:p w14:paraId="1EBE9F90"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Pittock, Murray G. H. (1999) </w:t>
      </w:r>
      <w:r w:rsidRPr="00024426">
        <w:rPr>
          <w:rFonts w:ascii="Times New Roman" w:hAnsi="Times New Roman" w:cs="Times New Roman"/>
          <w:iCs/>
          <w:sz w:val="24"/>
          <w:szCs w:val="24"/>
          <w:lang w:val="en-GB"/>
        </w:rPr>
        <w:t>Celtic Identity and the British Image</w:t>
      </w:r>
      <w:r w:rsidRPr="00024426">
        <w:rPr>
          <w:rFonts w:ascii="Times New Roman" w:hAnsi="Times New Roman" w:cs="Times New Roman"/>
          <w:sz w:val="24"/>
          <w:szCs w:val="24"/>
          <w:lang w:val="en-GB"/>
        </w:rPr>
        <w:t xml:space="preserve">, </w:t>
      </w:r>
      <w:proofErr w:type="gramStart"/>
      <w:r w:rsidRPr="00024426">
        <w:rPr>
          <w:rFonts w:ascii="Times New Roman" w:hAnsi="Times New Roman" w:cs="Times New Roman"/>
          <w:sz w:val="24"/>
          <w:szCs w:val="24"/>
          <w:lang w:val="en-GB"/>
        </w:rPr>
        <w:t>Manchester :</w:t>
      </w:r>
      <w:proofErr w:type="gramEnd"/>
      <w:r w:rsidRPr="00024426">
        <w:rPr>
          <w:rFonts w:ascii="Times New Roman" w:hAnsi="Times New Roman" w:cs="Times New Roman"/>
          <w:sz w:val="24"/>
          <w:szCs w:val="24"/>
          <w:lang w:val="en-GB"/>
        </w:rPr>
        <w:t xml:space="preserve"> Manchester University Press.</w:t>
      </w:r>
    </w:p>
    <w:p w14:paraId="11FC2504"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Pluralism," Africa, 45, 1975, pp.401-424. </w:t>
      </w:r>
    </w:p>
    <w:p w14:paraId="1124CBCB" w14:textId="77777777" w:rsidR="00627DF7" w:rsidRPr="00024426" w:rsidRDefault="00627DF7" w:rsidP="00024426">
      <w:pPr>
        <w:pStyle w:val="NormalWeb"/>
        <w:spacing w:before="0" w:beforeAutospacing="0" w:after="0" w:afterAutospacing="0" w:line="480" w:lineRule="auto"/>
      </w:pPr>
      <w:r w:rsidRPr="00024426">
        <w:t xml:space="preserve">Radin, Paul. </w:t>
      </w:r>
      <w:r w:rsidRPr="00024426">
        <w:rPr>
          <w:iCs/>
        </w:rPr>
        <w:t>The Trickster: A Study in American Indian Mythology.</w:t>
      </w:r>
      <w:r w:rsidRPr="00024426">
        <w:t xml:space="preserve"> 1956. New York: Schecken, 1971.</w:t>
      </w:r>
    </w:p>
    <w:p w14:paraId="4BAAED35" w14:textId="77777777" w:rsidR="00627DF7" w:rsidRPr="00024426" w:rsidRDefault="00627DF7" w:rsidP="00024426">
      <w:pPr>
        <w:autoSpaceDE w:val="0"/>
        <w:autoSpaceDN w:val="0"/>
        <w:adjustRightInd w:val="0"/>
        <w:rPr>
          <w:rFonts w:ascii="Times New Roman" w:hAnsi="Times New Roman" w:cs="Times New Roman"/>
          <w:sz w:val="24"/>
          <w:szCs w:val="24"/>
        </w:rPr>
      </w:pPr>
      <w:r w:rsidRPr="00024426">
        <w:rPr>
          <w:rFonts w:ascii="Times New Roman" w:hAnsi="Times New Roman" w:cs="Times New Roman"/>
          <w:sz w:val="24"/>
          <w:szCs w:val="24"/>
        </w:rPr>
        <w:t>Radin, Paul. The Trickster: A Study in American Indian Mythology. New York: Schocken. 1985, original 1955. </w:t>
      </w:r>
    </w:p>
    <w:p w14:paraId="775AE883"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Radin, Paul. </w:t>
      </w:r>
      <w:r w:rsidRPr="00024426">
        <w:rPr>
          <w:rFonts w:ascii="Times New Roman" w:eastAsia="Times New Roman" w:hAnsi="Times New Roman" w:cs="Times New Roman"/>
          <w:iCs/>
          <w:color w:val="000000"/>
          <w:sz w:val="24"/>
          <w:szCs w:val="24"/>
        </w:rPr>
        <w:t>The Trickster: A Study in American Indian Mythology.</w:t>
      </w:r>
      <w:r w:rsidRPr="00024426">
        <w:rPr>
          <w:rFonts w:ascii="Times New Roman" w:eastAsia="Times New Roman" w:hAnsi="Times New Roman" w:cs="Times New Roman"/>
          <w:color w:val="000000"/>
          <w:sz w:val="24"/>
          <w:szCs w:val="24"/>
        </w:rPr>
        <w:t>1956. New York: Schecken, 1971.</w:t>
      </w:r>
    </w:p>
    <w:p w14:paraId="7596D6C2"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Rest, J., Narvaez. D., Bebeau, M.J. and Thoma, S. (1999) </w:t>
      </w:r>
      <w:r w:rsidRPr="00024426">
        <w:rPr>
          <w:rFonts w:ascii="Times New Roman" w:hAnsi="Times New Roman" w:cs="Times New Roman"/>
          <w:iCs/>
          <w:sz w:val="24"/>
          <w:szCs w:val="24"/>
          <w:lang w:val="en-GB"/>
        </w:rPr>
        <w:t>Postconventional Moral Thinking</w:t>
      </w:r>
      <w:r w:rsidRPr="00024426">
        <w:rPr>
          <w:rFonts w:ascii="Times New Roman" w:hAnsi="Times New Roman" w:cs="Times New Roman"/>
          <w:sz w:val="24"/>
          <w:szCs w:val="24"/>
          <w:lang w:val="en-GB"/>
        </w:rPr>
        <w:t>, N.Y: Lawrence Erlbaum.</w:t>
      </w:r>
    </w:p>
    <w:p w14:paraId="36B9C358"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Rorty, R. (1999) </w:t>
      </w:r>
      <w:r w:rsidRPr="00024426">
        <w:rPr>
          <w:rFonts w:ascii="Times New Roman" w:hAnsi="Times New Roman" w:cs="Times New Roman"/>
          <w:iCs/>
          <w:sz w:val="24"/>
          <w:szCs w:val="24"/>
          <w:lang w:val="en-GB"/>
        </w:rPr>
        <w:t>Philosophy and Social Hope</w:t>
      </w:r>
      <w:r w:rsidRPr="00024426">
        <w:rPr>
          <w:rFonts w:ascii="Times New Roman" w:hAnsi="Times New Roman" w:cs="Times New Roman"/>
          <w:sz w:val="24"/>
          <w:szCs w:val="24"/>
          <w:lang w:val="en-GB"/>
        </w:rPr>
        <w:t>, London: Penguin.</w:t>
      </w:r>
    </w:p>
    <w:p w14:paraId="0F87CBFB"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lastRenderedPageBreak/>
        <w:t xml:space="preserve">Salamone, Frank A. </w:t>
      </w:r>
      <w:hyperlink r:id="rId20" w:history="1">
        <w:r w:rsidRPr="00024426">
          <w:rPr>
            <w:rStyle w:val="Hyperlink"/>
            <w:rFonts w:ascii="Times New Roman" w:hAnsi="Times New Roman" w:cs="Times New Roman"/>
            <w:sz w:val="24"/>
            <w:szCs w:val="24"/>
          </w:rPr>
          <w:t>Becoming Hausa: Ethnic Identity Change and Its Implications for the Study of Ethnic Pluralism and Stratification.</w:t>
        </w:r>
      </w:hyperlink>
      <w:r w:rsidRPr="00024426">
        <w:rPr>
          <w:rFonts w:ascii="Times New Roman" w:hAnsi="Times New Roman" w:cs="Times New Roman"/>
          <w:sz w:val="24"/>
          <w:szCs w:val="24"/>
        </w:rPr>
        <w:t xml:space="preserve"> </w:t>
      </w:r>
      <w:proofErr w:type="gramStart"/>
      <w:r w:rsidRPr="00024426">
        <w:rPr>
          <w:rFonts w:ascii="Times New Roman" w:hAnsi="Times New Roman" w:cs="Times New Roman"/>
          <w:sz w:val="24"/>
          <w:szCs w:val="24"/>
        </w:rPr>
        <w:t>Africa  (</w:t>
      </w:r>
      <w:proofErr w:type="gramEnd"/>
      <w:r w:rsidRPr="00024426">
        <w:rPr>
          <w:rFonts w:ascii="Times New Roman" w:hAnsi="Times New Roman" w:cs="Times New Roman"/>
          <w:sz w:val="24"/>
          <w:szCs w:val="24"/>
        </w:rPr>
        <w:t>Edinburgh University Press); 1975, Vol. 45 Issue 4, p401-424</w:t>
      </w:r>
    </w:p>
    <w:p w14:paraId="67A91AD2"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Salamone, Frank A. (1977). Religion as Play: Bori – A Friendly “Witchdoctor.” IN David Lancy and B. Allan Tindall, EDS. The Study of Play: Problems and Prospects. West Point, NY: Leisure Press, pp. 158-167.</w:t>
      </w:r>
    </w:p>
    <w:p w14:paraId="5D76E4CC"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Salamone, Frank A. </w:t>
      </w:r>
      <w:r w:rsidRPr="00024426">
        <w:rPr>
          <w:rFonts w:ascii="Times New Roman" w:hAnsi="Times New Roman" w:cs="Times New Roman"/>
          <w:color w:val="000000"/>
          <w:sz w:val="24"/>
          <w:szCs w:val="24"/>
        </w:rPr>
        <w:t xml:space="preserve">"George Shearing: Interview." </w:t>
      </w:r>
      <w:r w:rsidRPr="00024426">
        <w:rPr>
          <w:rFonts w:ascii="Times New Roman" w:hAnsi="Times New Roman" w:cs="Times New Roman"/>
          <w:color w:val="000000"/>
          <w:sz w:val="24"/>
          <w:szCs w:val="24"/>
          <w:u w:val="single"/>
        </w:rPr>
        <w:t>Cadence</w:t>
      </w:r>
      <w:r w:rsidRPr="00024426">
        <w:rPr>
          <w:rFonts w:ascii="Times New Roman" w:hAnsi="Times New Roman" w:cs="Times New Roman"/>
          <w:color w:val="000000"/>
          <w:sz w:val="24"/>
          <w:szCs w:val="24"/>
        </w:rPr>
        <w:t>. 16(4): 5-8, 24, 1990</w:t>
      </w:r>
    </w:p>
    <w:p w14:paraId="35343F46" w14:textId="77777777" w:rsidR="00627DF7" w:rsidRPr="00024426" w:rsidRDefault="00627DF7" w:rsidP="00024426">
      <w:pPr>
        <w:rPr>
          <w:rFonts w:ascii="Times New Roman" w:hAnsi="Times New Roman" w:cs="Times New Roman"/>
          <w:color w:val="000000"/>
          <w:sz w:val="24"/>
          <w:szCs w:val="24"/>
        </w:rPr>
      </w:pPr>
      <w:r w:rsidRPr="00024426">
        <w:rPr>
          <w:rFonts w:ascii="Times New Roman" w:hAnsi="Times New Roman" w:cs="Times New Roman"/>
          <w:color w:val="000000"/>
          <w:sz w:val="24"/>
          <w:szCs w:val="24"/>
        </w:rPr>
        <w:t xml:space="preserve">Salamone, Frank A. The Force Primeval: An Image of Jazz in American Literature." </w:t>
      </w:r>
      <w:r w:rsidRPr="00024426">
        <w:rPr>
          <w:rFonts w:ascii="Times New Roman" w:hAnsi="Times New Roman" w:cs="Times New Roman"/>
          <w:color w:val="000000"/>
          <w:sz w:val="24"/>
          <w:szCs w:val="24"/>
          <w:u w:val="single"/>
        </w:rPr>
        <w:t>Play &amp; Culture</w:t>
      </w:r>
      <w:r w:rsidRPr="00024426">
        <w:rPr>
          <w:rFonts w:ascii="Times New Roman" w:hAnsi="Times New Roman" w:cs="Times New Roman"/>
          <w:color w:val="000000"/>
          <w:sz w:val="24"/>
          <w:szCs w:val="24"/>
        </w:rPr>
        <w:t>. 3(3): 256-266, 1990a</w:t>
      </w:r>
    </w:p>
    <w:p w14:paraId="306C401D" w14:textId="77777777" w:rsidR="00627DF7" w:rsidRPr="00024426" w:rsidRDefault="00627DF7" w:rsidP="00024426">
      <w:pPr>
        <w:rPr>
          <w:rFonts w:ascii="Times New Roman" w:hAnsi="Times New Roman" w:cs="Times New Roman"/>
          <w:sz w:val="24"/>
          <w:szCs w:val="24"/>
          <w:shd w:val="clear" w:color="auto" w:fill="F8F8F8"/>
        </w:rPr>
      </w:pPr>
      <w:r w:rsidRPr="00024426">
        <w:rPr>
          <w:rFonts w:ascii="Times New Roman" w:hAnsi="Times New Roman" w:cs="Times New Roman"/>
          <w:sz w:val="24"/>
          <w:szCs w:val="24"/>
          <w:shd w:val="clear" w:color="auto" w:fill="F8F8F8"/>
        </w:rPr>
        <w:t>Salamone, Frank A. “Laughin’ Louie: An Analysis of Louis Armstrong’s Record and its Relationship to African-American Musical Humor.” HUMOR: International Journal of Humor Research 15.1 (2002): 47-64.</w:t>
      </w:r>
    </w:p>
    <w:p w14:paraId="43E470A7" w14:textId="77777777" w:rsidR="00627DF7" w:rsidRPr="00024426" w:rsidRDefault="00627DF7" w:rsidP="00024426">
      <w:pPr>
        <w:rPr>
          <w:rFonts w:ascii="Times New Roman" w:hAnsi="Times New Roman" w:cs="Times New Roman"/>
          <w:sz w:val="24"/>
          <w:szCs w:val="24"/>
          <w:shd w:val="clear" w:color="auto" w:fill="FFF9F2"/>
        </w:rPr>
      </w:pPr>
      <w:r w:rsidRPr="00024426">
        <w:rPr>
          <w:rFonts w:ascii="Times New Roman" w:hAnsi="Times New Roman" w:cs="Times New Roman"/>
          <w:sz w:val="24"/>
          <w:szCs w:val="24"/>
          <w:shd w:val="clear" w:color="auto" w:fill="FFF9F2"/>
        </w:rPr>
        <w:t>Salamone, Frank A. The Culture of Jazz: Jazz as Critical Culture; Lanham: University Press of America, 2008.</w:t>
      </w:r>
    </w:p>
    <w:p w14:paraId="19EFB6C4" w14:textId="230556FF" w:rsidR="00C41B7B" w:rsidRPr="00C41B7B" w:rsidRDefault="00C41B7B" w:rsidP="00024426">
      <w:pPr>
        <w:shd w:val="clear" w:color="auto" w:fill="FFFFFF"/>
        <w:textAlignment w:val="baseline"/>
        <w:rPr>
          <w:rFonts w:ascii="Times New Roman" w:eastAsia="Times New Roman" w:hAnsi="Times New Roman" w:cs="Times New Roman"/>
          <w:color w:val="333333"/>
          <w:sz w:val="24"/>
          <w:szCs w:val="24"/>
        </w:rPr>
      </w:pPr>
      <w:r w:rsidRPr="00C41B7B">
        <w:rPr>
          <w:rFonts w:ascii="Times New Roman" w:eastAsia="Times New Roman" w:hAnsi="Times New Roman" w:cs="Times New Roman"/>
          <w:color w:val="333333"/>
          <w:sz w:val="24"/>
          <w:szCs w:val="24"/>
          <w:bdr w:val="none" w:sz="0" w:space="0" w:color="auto" w:frame="1"/>
        </w:rPr>
        <w:t>Sekoni</w:t>
      </w:r>
      <w:r w:rsidRPr="00024426">
        <w:rPr>
          <w:rFonts w:ascii="Times New Roman" w:eastAsia="Times New Roman" w:hAnsi="Times New Roman" w:cs="Times New Roman"/>
          <w:color w:val="333333"/>
          <w:sz w:val="24"/>
          <w:szCs w:val="24"/>
          <w:bdr w:val="none" w:sz="0" w:space="0" w:color="auto" w:frame="1"/>
        </w:rPr>
        <w:t xml:space="preserve">, </w:t>
      </w:r>
      <w:proofErr w:type="spellStart"/>
      <w:r w:rsidRPr="00C41B7B">
        <w:rPr>
          <w:rFonts w:ascii="Times New Roman" w:eastAsia="Times New Roman" w:hAnsi="Times New Roman" w:cs="Times New Roman"/>
          <w:color w:val="333333"/>
          <w:sz w:val="24"/>
          <w:szCs w:val="24"/>
          <w:bdr w:val="none" w:sz="0" w:space="0" w:color="auto" w:frame="1"/>
        </w:rPr>
        <w:t>Ropo</w:t>
      </w:r>
      <w:proofErr w:type="spellEnd"/>
      <w:r w:rsidRPr="00024426">
        <w:rPr>
          <w:rFonts w:ascii="Times New Roman" w:eastAsia="Times New Roman" w:hAnsi="Times New Roman" w:cs="Times New Roman"/>
          <w:color w:val="333333"/>
          <w:sz w:val="24"/>
          <w:szCs w:val="24"/>
          <w:bdr w:val="none" w:sz="0" w:space="0" w:color="auto" w:frame="1"/>
        </w:rPr>
        <w:t> </w:t>
      </w:r>
      <w:r w:rsidRPr="00024426">
        <w:rPr>
          <w:rFonts w:ascii="Times New Roman" w:eastAsia="Times New Roman" w:hAnsi="Times New Roman" w:cs="Times New Roman"/>
          <w:bCs/>
          <w:color w:val="333333"/>
          <w:sz w:val="24"/>
          <w:szCs w:val="24"/>
          <w:bdr w:val="none" w:sz="0" w:space="0" w:color="auto" w:frame="1"/>
        </w:rPr>
        <w:t xml:space="preserve">Folk Poetics: </w:t>
      </w:r>
      <w:proofErr w:type="spellStart"/>
      <w:proofErr w:type="gramStart"/>
      <w:r w:rsidRPr="00024426">
        <w:rPr>
          <w:rFonts w:ascii="Times New Roman" w:eastAsia="Times New Roman" w:hAnsi="Times New Roman" w:cs="Times New Roman"/>
          <w:bCs/>
          <w:color w:val="333333"/>
          <w:sz w:val="24"/>
          <w:szCs w:val="24"/>
          <w:bdr w:val="none" w:sz="0" w:space="0" w:color="auto" w:frame="1"/>
        </w:rPr>
        <w:t>Sociosemiotic</w:t>
      </w:r>
      <w:proofErr w:type="spellEnd"/>
      <w:r w:rsidRPr="00024426">
        <w:rPr>
          <w:rFonts w:ascii="Times New Roman" w:eastAsia="Times New Roman" w:hAnsi="Times New Roman" w:cs="Times New Roman"/>
          <w:bCs/>
          <w:color w:val="333333"/>
          <w:sz w:val="24"/>
          <w:szCs w:val="24"/>
          <w:bdr w:val="none" w:sz="0" w:space="0" w:color="auto" w:frame="1"/>
        </w:rPr>
        <w:t xml:space="preserve">  Study</w:t>
      </w:r>
      <w:proofErr w:type="gramEnd"/>
      <w:r w:rsidRPr="00024426">
        <w:rPr>
          <w:rFonts w:ascii="Times New Roman" w:eastAsia="Times New Roman" w:hAnsi="Times New Roman" w:cs="Times New Roman"/>
          <w:bCs/>
          <w:color w:val="333333"/>
          <w:sz w:val="24"/>
          <w:szCs w:val="24"/>
          <w:bdr w:val="none" w:sz="0" w:space="0" w:color="auto" w:frame="1"/>
        </w:rPr>
        <w:t> of Yoruba Trickster Tales. C</w:t>
      </w:r>
      <w:r w:rsidRPr="00024426">
        <w:rPr>
          <w:rFonts w:ascii="Times New Roman" w:eastAsia="Times New Roman" w:hAnsi="Times New Roman" w:cs="Times New Roman"/>
          <w:iCs/>
          <w:color w:val="333333"/>
          <w:sz w:val="24"/>
          <w:szCs w:val="24"/>
          <w:bdr w:val="none" w:sz="0" w:space="0" w:color="auto" w:frame="1"/>
        </w:rPr>
        <w:t xml:space="preserve">ontributions  in  </w:t>
      </w:r>
      <w:proofErr w:type="spellStart"/>
      <w:r w:rsidRPr="00024426">
        <w:rPr>
          <w:rFonts w:ascii="Times New Roman" w:eastAsia="Times New Roman" w:hAnsi="Times New Roman" w:cs="Times New Roman"/>
          <w:iCs/>
          <w:color w:val="333333"/>
          <w:sz w:val="24"/>
          <w:szCs w:val="24"/>
          <w:bdr w:val="none" w:sz="0" w:space="0" w:color="auto" w:frame="1"/>
        </w:rPr>
        <w:t>AfroAmerican</w:t>
      </w:r>
      <w:proofErr w:type="spellEnd"/>
      <w:r w:rsidRPr="00024426">
        <w:rPr>
          <w:rFonts w:ascii="Times New Roman" w:eastAsia="Times New Roman" w:hAnsi="Times New Roman" w:cs="Times New Roman"/>
          <w:iCs/>
          <w:color w:val="333333"/>
          <w:sz w:val="24"/>
          <w:szCs w:val="24"/>
          <w:bdr w:val="none" w:sz="0" w:space="0" w:color="auto" w:frame="1"/>
        </w:rPr>
        <w:t>  and African Studies</w:t>
      </w:r>
      <w:r w:rsidRPr="00C41B7B">
        <w:rPr>
          <w:rFonts w:ascii="Times New Roman" w:eastAsia="Times New Roman" w:hAnsi="Times New Roman" w:cs="Times New Roman"/>
          <w:color w:val="333333"/>
          <w:sz w:val="24"/>
          <w:szCs w:val="24"/>
          <w:bdr w:val="none" w:sz="0" w:space="0" w:color="auto" w:frame="1"/>
        </w:rPr>
        <w:t>,</w:t>
      </w:r>
      <w:r w:rsidRPr="00024426">
        <w:rPr>
          <w:rFonts w:ascii="Times New Roman" w:eastAsia="Times New Roman" w:hAnsi="Times New Roman" w:cs="Times New Roman"/>
          <w:color w:val="333333"/>
          <w:sz w:val="24"/>
          <w:szCs w:val="24"/>
          <w:bdr w:val="none" w:sz="0" w:space="0" w:color="auto" w:frame="1"/>
        </w:rPr>
        <w:t> </w:t>
      </w:r>
      <w:r w:rsidRPr="00C41B7B">
        <w:rPr>
          <w:rFonts w:ascii="Times New Roman" w:eastAsia="Times New Roman" w:hAnsi="Times New Roman" w:cs="Times New Roman"/>
          <w:color w:val="333333"/>
          <w:sz w:val="24"/>
          <w:szCs w:val="24"/>
          <w:bdr w:val="none" w:sz="0" w:space="0" w:color="auto" w:frame="1"/>
        </w:rPr>
        <w:t>Numbers</w:t>
      </w:r>
      <w:r w:rsidRPr="00024426">
        <w:rPr>
          <w:rFonts w:ascii="Times New Roman" w:eastAsia="Times New Roman" w:hAnsi="Times New Roman" w:cs="Times New Roman"/>
          <w:color w:val="333333"/>
          <w:sz w:val="24"/>
          <w:szCs w:val="24"/>
          <w:bdr w:val="none" w:sz="0" w:space="0" w:color="auto" w:frame="1"/>
        </w:rPr>
        <w:t> </w:t>
      </w:r>
      <w:r w:rsidRPr="00C41B7B">
        <w:rPr>
          <w:rFonts w:ascii="Times New Roman" w:eastAsia="Times New Roman" w:hAnsi="Times New Roman" w:cs="Times New Roman"/>
          <w:color w:val="333333"/>
          <w:sz w:val="24"/>
          <w:szCs w:val="24"/>
          <w:bdr w:val="none" w:sz="0" w:space="0" w:color="auto" w:frame="1"/>
        </w:rPr>
        <w:t>162</w:t>
      </w:r>
      <w:r w:rsidRPr="00024426">
        <w:rPr>
          <w:rFonts w:ascii="Times New Roman" w:eastAsia="Times New Roman" w:hAnsi="Times New Roman" w:cs="Times New Roman"/>
          <w:color w:val="333333"/>
          <w:sz w:val="24"/>
          <w:szCs w:val="24"/>
          <w:bdr w:val="none" w:sz="0" w:space="0" w:color="auto" w:frame="1"/>
        </w:rPr>
        <w:t> </w:t>
      </w:r>
      <w:r w:rsidRPr="00C41B7B">
        <w:rPr>
          <w:rFonts w:ascii="Times New Roman" w:eastAsia="Times New Roman" w:hAnsi="Times New Roman" w:cs="Times New Roman"/>
          <w:color w:val="333333"/>
          <w:sz w:val="24"/>
          <w:szCs w:val="24"/>
          <w:bdr w:val="none" w:sz="0" w:space="0" w:color="auto" w:frame="1"/>
        </w:rPr>
        <w:t>Henry</w:t>
      </w:r>
      <w:r w:rsidRPr="00024426">
        <w:rPr>
          <w:rFonts w:ascii="Times New Roman" w:eastAsia="Times New Roman" w:hAnsi="Times New Roman" w:cs="Times New Roman"/>
          <w:color w:val="333333"/>
          <w:sz w:val="24"/>
          <w:szCs w:val="24"/>
          <w:bdr w:val="none" w:sz="0" w:space="0" w:color="auto" w:frame="1"/>
        </w:rPr>
        <w:t> </w:t>
      </w:r>
      <w:r w:rsidRPr="00C41B7B">
        <w:rPr>
          <w:rFonts w:ascii="Times New Roman" w:eastAsia="Times New Roman" w:hAnsi="Times New Roman" w:cs="Times New Roman"/>
          <w:color w:val="333333"/>
          <w:sz w:val="24"/>
          <w:szCs w:val="24"/>
          <w:bdr w:val="none" w:sz="0" w:space="0" w:color="auto" w:frame="1"/>
        </w:rPr>
        <w:t>Louis</w:t>
      </w:r>
      <w:r w:rsidRPr="00024426">
        <w:rPr>
          <w:rFonts w:ascii="Times New Roman" w:eastAsia="Times New Roman" w:hAnsi="Times New Roman" w:cs="Times New Roman"/>
          <w:color w:val="333333"/>
          <w:sz w:val="24"/>
          <w:szCs w:val="24"/>
          <w:bdr w:val="none" w:sz="0" w:space="0" w:color="auto" w:frame="1"/>
        </w:rPr>
        <w:t> </w:t>
      </w:r>
      <w:r w:rsidRPr="00C41B7B">
        <w:rPr>
          <w:rFonts w:ascii="Times New Roman" w:eastAsia="Times New Roman" w:hAnsi="Times New Roman" w:cs="Times New Roman"/>
          <w:color w:val="333333"/>
          <w:sz w:val="24"/>
          <w:szCs w:val="24"/>
          <w:bdr w:val="none" w:sz="0" w:space="0" w:color="auto" w:frame="1"/>
        </w:rPr>
        <w:t>Gates</w:t>
      </w:r>
      <w:r w:rsidRPr="00024426">
        <w:rPr>
          <w:rFonts w:ascii="Times New Roman" w:eastAsia="Times New Roman" w:hAnsi="Times New Roman" w:cs="Times New Roman"/>
          <w:color w:val="333333"/>
          <w:sz w:val="24"/>
          <w:szCs w:val="24"/>
          <w:bdr w:val="none" w:sz="0" w:space="0" w:color="auto" w:frame="1"/>
        </w:rPr>
        <w:t> </w:t>
      </w:r>
      <w:r w:rsidRPr="00C41B7B">
        <w:rPr>
          <w:rFonts w:ascii="Times New Roman" w:eastAsia="Times New Roman" w:hAnsi="Times New Roman" w:cs="Times New Roman"/>
          <w:color w:val="333333"/>
          <w:sz w:val="24"/>
          <w:szCs w:val="24"/>
          <w:bdr w:val="none" w:sz="0" w:space="0" w:color="auto" w:frame="1"/>
        </w:rPr>
        <w:t>Jr.</w:t>
      </w:r>
      <w:r w:rsidR="00CB3F0E">
        <w:rPr>
          <w:rFonts w:ascii="Times New Roman" w:eastAsia="Times New Roman" w:hAnsi="Times New Roman" w:cs="Times New Roman"/>
          <w:color w:val="333333"/>
          <w:sz w:val="24"/>
          <w:szCs w:val="24"/>
          <w:bdr w:val="none" w:sz="0" w:space="0" w:color="auto" w:frame="1"/>
        </w:rPr>
        <w:t xml:space="preserve"> </w:t>
      </w:r>
      <w:r w:rsidRPr="00C41B7B">
        <w:rPr>
          <w:rFonts w:ascii="Times New Roman" w:eastAsia="Times New Roman" w:hAnsi="Times New Roman" w:cs="Times New Roman"/>
          <w:color w:val="333333"/>
          <w:sz w:val="24"/>
          <w:szCs w:val="24"/>
          <w:bdr w:val="none" w:sz="0" w:space="0" w:color="auto" w:frame="1"/>
        </w:rPr>
        <w:t>,</w:t>
      </w:r>
      <w:r w:rsidR="00CB3F0E">
        <w:rPr>
          <w:rFonts w:ascii="Times New Roman" w:eastAsia="Times New Roman" w:hAnsi="Times New Roman" w:cs="Times New Roman"/>
          <w:color w:val="333333"/>
          <w:sz w:val="24"/>
          <w:szCs w:val="24"/>
          <w:bdr w:val="none" w:sz="0" w:space="0" w:color="auto" w:frame="1"/>
        </w:rPr>
        <w:t xml:space="preserve"> S</w:t>
      </w:r>
      <w:r w:rsidRPr="00C41B7B">
        <w:rPr>
          <w:rFonts w:ascii="Times New Roman" w:eastAsia="Times New Roman" w:hAnsi="Times New Roman" w:cs="Times New Roman"/>
          <w:color w:val="333333"/>
          <w:sz w:val="24"/>
          <w:szCs w:val="24"/>
          <w:bdr w:val="none" w:sz="0" w:space="0" w:color="auto" w:frame="1"/>
        </w:rPr>
        <w:t>eries</w:t>
      </w:r>
      <w:r w:rsidRPr="00024426">
        <w:rPr>
          <w:rFonts w:ascii="Times New Roman" w:eastAsia="Times New Roman" w:hAnsi="Times New Roman" w:cs="Times New Roman"/>
          <w:color w:val="333333"/>
          <w:sz w:val="24"/>
          <w:szCs w:val="24"/>
          <w:bdr w:val="none" w:sz="0" w:space="0" w:color="auto" w:frame="1"/>
        </w:rPr>
        <w:t> </w:t>
      </w:r>
      <w:r w:rsidRPr="00C41B7B">
        <w:rPr>
          <w:rFonts w:ascii="Times New Roman" w:eastAsia="Times New Roman" w:hAnsi="Times New Roman" w:cs="Times New Roman"/>
          <w:color w:val="333333"/>
          <w:sz w:val="24"/>
          <w:szCs w:val="24"/>
          <w:bdr w:val="none" w:sz="0" w:space="0" w:color="auto" w:frame="1"/>
        </w:rPr>
        <w:t>Editor</w:t>
      </w:r>
      <w:r w:rsidR="00CB3F0E">
        <w:rPr>
          <w:rFonts w:ascii="Times New Roman" w:eastAsia="Times New Roman" w:hAnsi="Times New Roman" w:cs="Times New Roman"/>
          <w:color w:val="333333"/>
          <w:sz w:val="24"/>
          <w:szCs w:val="24"/>
          <w:bdr w:val="none" w:sz="0" w:space="0" w:color="auto" w:frame="1"/>
        </w:rPr>
        <w:t xml:space="preserve"> </w:t>
      </w:r>
      <w:r w:rsidRPr="00C41B7B">
        <w:rPr>
          <w:rFonts w:ascii="Times New Roman" w:eastAsia="Times New Roman" w:hAnsi="Times New Roman" w:cs="Times New Roman"/>
          <w:color w:val="333333"/>
          <w:sz w:val="24"/>
          <w:szCs w:val="24"/>
          <w:bdr w:val="none" w:sz="0" w:space="0" w:color="auto" w:frame="1"/>
        </w:rPr>
        <w:t>Greenwood</w:t>
      </w:r>
      <w:r w:rsidRPr="00024426">
        <w:rPr>
          <w:rFonts w:ascii="Times New Roman" w:eastAsia="Times New Roman" w:hAnsi="Times New Roman" w:cs="Times New Roman"/>
          <w:color w:val="333333"/>
          <w:sz w:val="24"/>
          <w:szCs w:val="24"/>
          <w:bdr w:val="none" w:sz="0" w:space="0" w:color="auto" w:frame="1"/>
        </w:rPr>
        <w:t> </w:t>
      </w:r>
      <w:r w:rsidRPr="00C41B7B">
        <w:rPr>
          <w:rFonts w:ascii="Times New Roman" w:eastAsia="Times New Roman" w:hAnsi="Times New Roman" w:cs="Times New Roman"/>
          <w:color w:val="333333"/>
          <w:sz w:val="24"/>
          <w:szCs w:val="24"/>
          <w:bdr w:val="none" w:sz="0" w:space="0" w:color="auto" w:frame="1"/>
        </w:rPr>
        <w:t>Press</w:t>
      </w:r>
      <w:r w:rsidRPr="00024426">
        <w:rPr>
          <w:rFonts w:ascii="Times New Roman" w:eastAsia="Times New Roman" w:hAnsi="Times New Roman" w:cs="Times New Roman"/>
          <w:color w:val="333333"/>
          <w:sz w:val="24"/>
          <w:szCs w:val="24"/>
          <w:bdr w:val="none" w:sz="0" w:space="0" w:color="auto" w:frame="1"/>
        </w:rPr>
        <w:t> </w:t>
      </w:r>
      <w:r w:rsidRPr="00024426">
        <w:rPr>
          <w:rFonts w:ascii="Times New Roman" w:eastAsia="Times New Roman" w:hAnsi="Times New Roman" w:cs="Times New Roman"/>
          <w:iCs/>
          <w:color w:val="333333"/>
          <w:sz w:val="24"/>
          <w:szCs w:val="24"/>
          <w:bdr w:val="none" w:sz="0" w:space="0" w:color="auto" w:frame="1"/>
        </w:rPr>
        <w:t>Westport, Connecticut · London, 1994</w:t>
      </w:r>
    </w:p>
    <w:p w14:paraId="1C4342D0" w14:textId="77777777" w:rsidR="00627DF7" w:rsidRPr="00024426" w:rsidRDefault="00627DF7" w:rsidP="00024426">
      <w:pPr>
        <w:pStyle w:val="NormalWeb"/>
        <w:spacing w:before="0" w:beforeAutospacing="0" w:after="0" w:afterAutospacing="0" w:line="480" w:lineRule="auto"/>
      </w:pPr>
      <w:r w:rsidRPr="00024426">
        <w:t xml:space="preserve">Smith, Jeanne Rosier. </w:t>
      </w:r>
      <w:r w:rsidRPr="00024426">
        <w:rPr>
          <w:iCs/>
        </w:rPr>
        <w:t>Writing Tricksters: Mythic Gambols in American Ethnic Literature.</w:t>
      </w:r>
      <w:r w:rsidRPr="00024426">
        <w:t xml:space="preserve"> Berkeley: U of California P, 1997.</w:t>
      </w:r>
    </w:p>
    <w:p w14:paraId="5B66F596"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Smith, Jeanne Rosier. </w:t>
      </w:r>
      <w:r w:rsidRPr="00024426">
        <w:rPr>
          <w:rFonts w:ascii="Times New Roman" w:eastAsia="Times New Roman" w:hAnsi="Times New Roman" w:cs="Times New Roman"/>
          <w:iCs/>
          <w:color w:val="000000"/>
          <w:sz w:val="24"/>
          <w:szCs w:val="24"/>
        </w:rPr>
        <w:t>Writing Tricksters: Mythic Gambols in American Ethnic Literature.</w:t>
      </w:r>
      <w:r w:rsidRPr="00024426">
        <w:rPr>
          <w:rFonts w:ascii="Times New Roman" w:eastAsia="Times New Roman" w:hAnsi="Times New Roman" w:cs="Times New Roman"/>
          <w:color w:val="000000"/>
          <w:sz w:val="24"/>
          <w:szCs w:val="24"/>
        </w:rPr>
        <w:t> Berkeley: U of California P, 1997.</w:t>
      </w:r>
    </w:p>
    <w:p w14:paraId="17E85509" w14:textId="77777777" w:rsidR="00627DF7"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The Church of St. John Coltrane. African Orthodox Church. Accessed February 12, 2013.http://www.coltranechurch.org/</w:t>
      </w:r>
    </w:p>
    <w:p w14:paraId="4712F011" w14:textId="77777777" w:rsidR="00020C91" w:rsidRPr="00024426" w:rsidRDefault="00020C91" w:rsidP="00024426">
      <w:pPr>
        <w:rPr>
          <w:rFonts w:ascii="Times New Roman" w:hAnsi="Times New Roman" w:cs="Times New Roman"/>
          <w:sz w:val="24"/>
          <w:szCs w:val="24"/>
        </w:rPr>
      </w:pPr>
      <w:r>
        <w:rPr>
          <w:rFonts w:ascii="Times New Roman" w:hAnsi="Times New Roman" w:cs="Times New Roman"/>
          <w:color w:val="000000"/>
          <w:sz w:val="24"/>
          <w:szCs w:val="24"/>
        </w:rPr>
        <w:lastRenderedPageBreak/>
        <w:t xml:space="preserve">Tortoise Beats Hare </w:t>
      </w:r>
      <w:hyperlink r:id="rId21" w:history="1">
        <w:r>
          <w:rPr>
            <w:rStyle w:val="Hyperlink"/>
          </w:rPr>
          <w:t>http://www.dailymotion.com/video/xebs2_tortoise-beats-hare-scene_news</w:t>
        </w:r>
      </w:hyperlink>
    </w:p>
    <w:p w14:paraId="3C90A60D"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lang w:val="en-GB"/>
        </w:rPr>
        <w:t xml:space="preserve">Turner, V. (1969) </w:t>
      </w:r>
      <w:r w:rsidRPr="00024426">
        <w:rPr>
          <w:rFonts w:ascii="Times New Roman" w:hAnsi="Times New Roman" w:cs="Times New Roman"/>
          <w:iCs/>
          <w:sz w:val="24"/>
          <w:szCs w:val="24"/>
          <w:lang w:val="en-GB"/>
        </w:rPr>
        <w:t xml:space="preserve">The Ritual </w:t>
      </w:r>
      <w:proofErr w:type="gramStart"/>
      <w:r w:rsidRPr="00024426">
        <w:rPr>
          <w:rFonts w:ascii="Times New Roman" w:hAnsi="Times New Roman" w:cs="Times New Roman"/>
          <w:iCs/>
          <w:sz w:val="24"/>
          <w:szCs w:val="24"/>
          <w:lang w:val="en-GB"/>
        </w:rPr>
        <w:t>Process :</w:t>
      </w:r>
      <w:proofErr w:type="gramEnd"/>
      <w:r w:rsidRPr="00024426">
        <w:rPr>
          <w:rFonts w:ascii="Times New Roman" w:hAnsi="Times New Roman" w:cs="Times New Roman"/>
          <w:iCs/>
          <w:sz w:val="24"/>
          <w:szCs w:val="24"/>
          <w:lang w:val="en-GB"/>
        </w:rPr>
        <w:t xml:space="preserve"> Structure and Anti-Structure,</w:t>
      </w:r>
      <w:r w:rsidRPr="00024426">
        <w:rPr>
          <w:rFonts w:ascii="Times New Roman" w:hAnsi="Times New Roman" w:cs="Times New Roman"/>
          <w:sz w:val="24"/>
          <w:szCs w:val="24"/>
          <w:lang w:val="en-GB"/>
        </w:rPr>
        <w:t xml:space="preserve"> Chicago: Aldine</w:t>
      </w:r>
    </w:p>
    <w:p w14:paraId="143F0D74" w14:textId="77777777" w:rsidR="00627DF7" w:rsidRPr="00024426" w:rsidRDefault="00627DF7" w:rsidP="00024426">
      <w:pPr>
        <w:rPr>
          <w:rFonts w:ascii="Times New Roman" w:hAnsi="Times New Roman" w:cs="Times New Roman"/>
          <w:sz w:val="24"/>
          <w:szCs w:val="24"/>
          <w:shd w:val="clear" w:color="auto" w:fill="F8F8F8"/>
        </w:rPr>
      </w:pPr>
      <w:r w:rsidRPr="00024426">
        <w:rPr>
          <w:rFonts w:ascii="Times New Roman" w:hAnsi="Times New Roman" w:cs="Times New Roman"/>
          <w:sz w:val="24"/>
          <w:szCs w:val="24"/>
          <w:shd w:val="clear" w:color="auto" w:fill="F8F8F8"/>
        </w:rPr>
        <w:t>TV Tropes</w:t>
      </w:r>
      <w:r w:rsidRPr="00024426">
        <w:rPr>
          <w:rFonts w:ascii="Times New Roman" w:hAnsi="Times New Roman" w:cs="Times New Roman"/>
          <w:sz w:val="24"/>
          <w:szCs w:val="24"/>
        </w:rPr>
        <w:t xml:space="preserve"> </w:t>
      </w:r>
      <w:hyperlink r:id="rId22" w:history="1">
        <w:r w:rsidRPr="00024426">
          <w:rPr>
            <w:rStyle w:val="Hyperlink"/>
            <w:rFonts w:ascii="Times New Roman" w:hAnsi="Times New Roman" w:cs="Times New Roman"/>
            <w:sz w:val="24"/>
            <w:szCs w:val="24"/>
            <w:shd w:val="clear" w:color="auto" w:fill="F8F8F8"/>
          </w:rPr>
          <w:t>http://tvtropes.org/pmwiki/pmwiki.php/Main/TheTrickster?from=Main.Tricksters</w:t>
        </w:r>
      </w:hyperlink>
      <w:r w:rsidRPr="00024426">
        <w:rPr>
          <w:rFonts w:ascii="Times New Roman" w:hAnsi="Times New Roman" w:cs="Times New Roman"/>
          <w:sz w:val="24"/>
          <w:szCs w:val="24"/>
          <w:shd w:val="clear" w:color="auto" w:fill="F8F8F8"/>
        </w:rPr>
        <w:t xml:space="preserve"> First Accessed May 5, 2012</w:t>
      </w:r>
    </w:p>
    <w:p w14:paraId="51F3CE9E"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Ugorji, Okechukwu K. </w:t>
      </w:r>
      <w:r w:rsidRPr="00024426">
        <w:rPr>
          <w:rFonts w:ascii="Times New Roman" w:hAnsi="Times New Roman" w:cs="Times New Roman"/>
          <w:iCs/>
          <w:sz w:val="24"/>
          <w:szCs w:val="24"/>
        </w:rPr>
        <w:t>The Adventures of Torti: Tales from West Africa.</w:t>
      </w:r>
      <w:r w:rsidRPr="00024426">
        <w:rPr>
          <w:rFonts w:ascii="Times New Roman" w:hAnsi="Times New Roman" w:cs="Times New Roman"/>
          <w:sz w:val="24"/>
          <w:szCs w:val="24"/>
        </w:rPr>
        <w:t> Trenton, NJ: African World Press, 1991.</w:t>
      </w:r>
    </w:p>
    <w:p w14:paraId="114A5513"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Vizenor, Gerald </w:t>
      </w:r>
      <w:r w:rsidRPr="00024426">
        <w:rPr>
          <w:rFonts w:ascii="Times New Roman" w:eastAsia="Times New Roman" w:hAnsi="Times New Roman" w:cs="Times New Roman"/>
          <w:iCs/>
          <w:color w:val="000000"/>
          <w:sz w:val="24"/>
          <w:szCs w:val="24"/>
        </w:rPr>
        <w:t>Griever: An American Monkey King in China.</w:t>
      </w:r>
      <w:r w:rsidRPr="00024426">
        <w:rPr>
          <w:rFonts w:ascii="Times New Roman" w:eastAsia="Times New Roman" w:hAnsi="Times New Roman" w:cs="Times New Roman"/>
          <w:color w:val="000000"/>
          <w:sz w:val="24"/>
          <w:szCs w:val="24"/>
        </w:rPr>
        <w:t> Minneapolis: U of Minnesota P, 1987.</w:t>
      </w:r>
    </w:p>
    <w:p w14:paraId="6BAE6CED" w14:textId="77777777" w:rsidR="00627DF7" w:rsidRPr="00024426" w:rsidRDefault="00627DF7" w:rsidP="00024426">
      <w:pPr>
        <w:pStyle w:val="NormalWeb"/>
        <w:spacing w:before="0" w:beforeAutospacing="0" w:after="0" w:afterAutospacing="0" w:line="480" w:lineRule="auto"/>
      </w:pPr>
      <w:r w:rsidRPr="00024426">
        <w:t xml:space="preserve">Vizenor, Gerald. </w:t>
      </w:r>
      <w:r w:rsidRPr="00024426">
        <w:rPr>
          <w:iCs/>
        </w:rPr>
        <w:t>Darkness in Saint Louis Bearheart.</w:t>
      </w:r>
      <w:r w:rsidRPr="00024426">
        <w:t xml:space="preserve"> St. Paul: Truck P, 1978. Rpt. as </w:t>
      </w:r>
      <w:r w:rsidRPr="00024426">
        <w:rPr>
          <w:iCs/>
        </w:rPr>
        <w:t>Bearheart: The Heirship Chronicles.</w:t>
      </w:r>
      <w:r w:rsidRPr="00024426">
        <w:t xml:space="preserve"> Minneapolis: U of Minnesota P, 1990.</w:t>
      </w:r>
    </w:p>
    <w:p w14:paraId="1D95B4B0" w14:textId="77777777" w:rsidR="00627DF7" w:rsidRPr="00024426" w:rsidRDefault="00627DF7" w:rsidP="00024426">
      <w:pPr>
        <w:pStyle w:val="NormalWeb"/>
        <w:spacing w:before="0" w:beforeAutospacing="0" w:after="0" w:afterAutospacing="0" w:line="480" w:lineRule="auto"/>
      </w:pPr>
      <w:r w:rsidRPr="00024426">
        <w:rPr>
          <w:color w:val="000000"/>
        </w:rPr>
        <w:t>Vizenor, Gerald. </w:t>
      </w:r>
      <w:r w:rsidRPr="00024426">
        <w:rPr>
          <w:iCs/>
          <w:color w:val="000000"/>
        </w:rPr>
        <w:t>Darkness in Saint Louis Bearheart.</w:t>
      </w:r>
      <w:r w:rsidRPr="00024426">
        <w:rPr>
          <w:color w:val="000000"/>
        </w:rPr>
        <w:t> St. Paul: Truck P, 1978. Rpt. as </w:t>
      </w:r>
      <w:r w:rsidRPr="00024426">
        <w:rPr>
          <w:iCs/>
          <w:color w:val="000000"/>
        </w:rPr>
        <w:t>Bearheart: The Heirship Chronicles.</w:t>
      </w:r>
      <w:r w:rsidRPr="00024426">
        <w:rPr>
          <w:color w:val="000000"/>
        </w:rPr>
        <w:t> Minneapolis: U of Minnesota P, 199</w:t>
      </w:r>
    </w:p>
    <w:p w14:paraId="13418FB1"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Vizenor, Gerald. </w:t>
      </w:r>
      <w:r w:rsidRPr="00024426">
        <w:rPr>
          <w:rFonts w:ascii="Times New Roman" w:eastAsia="Times New Roman" w:hAnsi="Times New Roman" w:cs="Times New Roman"/>
          <w:iCs/>
          <w:color w:val="000000"/>
          <w:sz w:val="24"/>
          <w:szCs w:val="24"/>
        </w:rPr>
        <w:t>The Trickster of Liberty.</w:t>
      </w:r>
      <w:r w:rsidRPr="00024426">
        <w:rPr>
          <w:rFonts w:ascii="Times New Roman" w:eastAsia="Times New Roman" w:hAnsi="Times New Roman" w:cs="Times New Roman"/>
          <w:color w:val="000000"/>
          <w:sz w:val="24"/>
          <w:szCs w:val="24"/>
        </w:rPr>
        <w:t> Minneapolis: U of Minneapolis P, 1988.</w:t>
      </w:r>
    </w:p>
    <w:p w14:paraId="55324547"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Welsford, E. (1935) </w:t>
      </w:r>
      <w:proofErr w:type="gramStart"/>
      <w:r w:rsidRPr="00024426">
        <w:rPr>
          <w:rFonts w:ascii="Times New Roman" w:hAnsi="Times New Roman" w:cs="Times New Roman"/>
          <w:iCs/>
          <w:sz w:val="24"/>
          <w:szCs w:val="24"/>
        </w:rPr>
        <w:t>The</w:t>
      </w:r>
      <w:proofErr w:type="gramEnd"/>
      <w:r w:rsidRPr="00024426">
        <w:rPr>
          <w:rFonts w:ascii="Times New Roman" w:hAnsi="Times New Roman" w:cs="Times New Roman"/>
          <w:iCs/>
          <w:sz w:val="24"/>
          <w:szCs w:val="24"/>
        </w:rPr>
        <w:t xml:space="preserve"> Fool: His Social and Literary History, </w:t>
      </w:r>
      <w:r w:rsidRPr="00024426">
        <w:rPr>
          <w:rFonts w:ascii="Times New Roman" w:hAnsi="Times New Roman" w:cs="Times New Roman"/>
          <w:sz w:val="24"/>
          <w:szCs w:val="24"/>
        </w:rPr>
        <w:t xml:space="preserve">London: Faber and Faber. </w:t>
      </w:r>
    </w:p>
    <w:p w14:paraId="049895AE" w14:textId="77777777" w:rsidR="00627DF7" w:rsidRPr="00024426" w:rsidRDefault="00627DF7" w:rsidP="00024426">
      <w:pPr>
        <w:pStyle w:val="NormalWeb"/>
        <w:spacing w:before="0" w:beforeAutospacing="0" w:after="0" w:afterAutospacing="0" w:line="480" w:lineRule="auto"/>
      </w:pPr>
      <w:r w:rsidRPr="00024426">
        <w:t xml:space="preserve">Welsford, Enid. </w:t>
      </w:r>
      <w:r w:rsidRPr="00024426">
        <w:rPr>
          <w:iCs/>
        </w:rPr>
        <w:t>The Fool: His Social and Literary History.</w:t>
      </w:r>
      <w:r w:rsidRPr="00024426">
        <w:t xml:space="preserve"> 1935. Gloucester, MA: Peter Smith, 1966.</w:t>
      </w:r>
    </w:p>
    <w:p w14:paraId="6CB2E25D"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Welsford, Enid. </w:t>
      </w:r>
      <w:r w:rsidRPr="00024426">
        <w:rPr>
          <w:rFonts w:ascii="Times New Roman" w:eastAsia="Times New Roman" w:hAnsi="Times New Roman" w:cs="Times New Roman"/>
          <w:iCs/>
          <w:color w:val="000000"/>
          <w:sz w:val="24"/>
          <w:szCs w:val="24"/>
        </w:rPr>
        <w:t>The Fool: His Social and Literary History.</w:t>
      </w:r>
      <w:r w:rsidRPr="00024426">
        <w:rPr>
          <w:rFonts w:ascii="Times New Roman" w:eastAsia="Times New Roman" w:hAnsi="Times New Roman" w:cs="Times New Roman"/>
          <w:color w:val="000000"/>
          <w:sz w:val="24"/>
          <w:szCs w:val="24"/>
        </w:rPr>
        <w:t> 1935. Gloucester, MA: Peter Smith, 1966.</w:t>
      </w:r>
    </w:p>
    <w:p w14:paraId="25A305CB" w14:textId="77777777" w:rsidR="00627DF7" w:rsidRPr="00024426" w:rsidRDefault="00627DF7" w:rsidP="00024426">
      <w:pPr>
        <w:rPr>
          <w:rFonts w:ascii="Times New Roman" w:hAnsi="Times New Roman" w:cs="Times New Roman"/>
          <w:sz w:val="24"/>
          <w:szCs w:val="24"/>
        </w:rPr>
      </w:pPr>
      <w:r w:rsidRPr="00024426">
        <w:rPr>
          <w:rFonts w:ascii="Times New Roman" w:hAnsi="Times New Roman" w:cs="Times New Roman"/>
          <w:sz w:val="24"/>
          <w:szCs w:val="24"/>
        </w:rPr>
        <w:t xml:space="preserve">Whitman, Walt. Whitman’s Song of Myself. </w:t>
      </w:r>
      <w:hyperlink r:id="rId23" w:history="1">
        <w:r w:rsidRPr="00024426">
          <w:rPr>
            <w:rStyle w:val="Hyperlink"/>
            <w:rFonts w:ascii="Times New Roman" w:hAnsi="Times New Roman" w:cs="Times New Roman"/>
            <w:sz w:val="24"/>
            <w:szCs w:val="24"/>
          </w:rPr>
          <w:t>http://www.english.illinois.edu/maps/poets/s_z/whitman/song.htm</w:t>
        </w:r>
      </w:hyperlink>
      <w:r w:rsidRPr="00024426">
        <w:rPr>
          <w:rFonts w:ascii="Times New Roman" w:hAnsi="Times New Roman" w:cs="Times New Roman"/>
          <w:sz w:val="24"/>
          <w:szCs w:val="24"/>
        </w:rPr>
        <w:t xml:space="preserve"> </w:t>
      </w:r>
      <w:proofErr w:type="gramStart"/>
      <w:r w:rsidRPr="00024426">
        <w:rPr>
          <w:rFonts w:ascii="Times New Roman" w:hAnsi="Times New Roman" w:cs="Times New Roman"/>
          <w:sz w:val="24"/>
          <w:szCs w:val="24"/>
        </w:rPr>
        <w:t>First</w:t>
      </w:r>
      <w:proofErr w:type="gramEnd"/>
      <w:r w:rsidRPr="00024426">
        <w:rPr>
          <w:rFonts w:ascii="Times New Roman" w:hAnsi="Times New Roman" w:cs="Times New Roman"/>
          <w:sz w:val="24"/>
          <w:szCs w:val="24"/>
        </w:rPr>
        <w:t xml:space="preserve"> Accessed October 25, 2012</w:t>
      </w:r>
    </w:p>
    <w:p w14:paraId="7A2207E5" w14:textId="77777777" w:rsidR="00627DF7" w:rsidRPr="00024426" w:rsidRDefault="00627DF7" w:rsidP="00024426">
      <w:pPr>
        <w:shd w:val="clear" w:color="auto" w:fill="FFF9F2"/>
        <w:rPr>
          <w:rFonts w:ascii="Times New Roman" w:eastAsia="Times New Roman" w:hAnsi="Times New Roman" w:cs="Times New Roman"/>
          <w:color w:val="000000"/>
          <w:sz w:val="24"/>
          <w:szCs w:val="24"/>
        </w:rPr>
      </w:pPr>
      <w:r w:rsidRPr="00024426">
        <w:rPr>
          <w:rFonts w:ascii="Times New Roman" w:eastAsia="Times New Roman" w:hAnsi="Times New Roman" w:cs="Times New Roman"/>
          <w:color w:val="000000"/>
          <w:sz w:val="24"/>
          <w:szCs w:val="24"/>
        </w:rPr>
        <w:t>Willeford, William. </w:t>
      </w:r>
      <w:r w:rsidRPr="00024426">
        <w:rPr>
          <w:rFonts w:ascii="Times New Roman" w:eastAsia="Times New Roman" w:hAnsi="Times New Roman" w:cs="Times New Roman"/>
          <w:iCs/>
          <w:color w:val="000000"/>
          <w:sz w:val="24"/>
          <w:szCs w:val="24"/>
        </w:rPr>
        <w:t>The Fool and His Scepter: A Study in Clowns and Their Audience.</w:t>
      </w:r>
      <w:r w:rsidRPr="00024426">
        <w:rPr>
          <w:rFonts w:ascii="Times New Roman" w:eastAsia="Times New Roman" w:hAnsi="Times New Roman" w:cs="Times New Roman"/>
          <w:color w:val="000000"/>
          <w:sz w:val="24"/>
          <w:szCs w:val="24"/>
        </w:rPr>
        <w:t> Evanston, IL: Northwestern UP, 1969.</w:t>
      </w:r>
    </w:p>
    <w:p w14:paraId="0695E384" w14:textId="77777777" w:rsidR="00627DF7" w:rsidRPr="00024426" w:rsidRDefault="00627DF7" w:rsidP="00024426">
      <w:pPr>
        <w:pStyle w:val="NormalWeb"/>
        <w:spacing w:before="0" w:beforeAutospacing="0" w:after="0" w:afterAutospacing="0" w:line="480" w:lineRule="auto"/>
      </w:pPr>
    </w:p>
    <w:p w14:paraId="3F45F43A" w14:textId="77777777" w:rsidR="00404BF5" w:rsidRPr="00024426" w:rsidRDefault="00404BF5" w:rsidP="00024426">
      <w:pPr>
        <w:rPr>
          <w:rFonts w:ascii="Times New Roman" w:hAnsi="Times New Roman" w:cs="Times New Roman"/>
          <w:sz w:val="24"/>
          <w:szCs w:val="24"/>
        </w:rPr>
      </w:pPr>
    </w:p>
    <w:sectPr w:rsidR="00404BF5" w:rsidRPr="00024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257F7E"/>
    <w:multiLevelType w:val="multilevel"/>
    <w:tmpl w:val="D71E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E52"/>
    <w:rsid w:val="0000242F"/>
    <w:rsid w:val="00020C91"/>
    <w:rsid w:val="00024426"/>
    <w:rsid w:val="0009359C"/>
    <w:rsid w:val="000C29EF"/>
    <w:rsid w:val="000E152A"/>
    <w:rsid w:val="000F2910"/>
    <w:rsid w:val="000F2E45"/>
    <w:rsid w:val="001171B0"/>
    <w:rsid w:val="0011753C"/>
    <w:rsid w:val="001221B7"/>
    <w:rsid w:val="001248D4"/>
    <w:rsid w:val="00136417"/>
    <w:rsid w:val="00192DAF"/>
    <w:rsid w:val="001D45D9"/>
    <w:rsid w:val="00245AA8"/>
    <w:rsid w:val="002B0EDA"/>
    <w:rsid w:val="002C7382"/>
    <w:rsid w:val="002C7C39"/>
    <w:rsid w:val="003A113F"/>
    <w:rsid w:val="003F2132"/>
    <w:rsid w:val="00404BF5"/>
    <w:rsid w:val="00421C5C"/>
    <w:rsid w:val="00431C38"/>
    <w:rsid w:val="00495FA0"/>
    <w:rsid w:val="004B607C"/>
    <w:rsid w:val="00514623"/>
    <w:rsid w:val="005B42B7"/>
    <w:rsid w:val="005C3604"/>
    <w:rsid w:val="005F693B"/>
    <w:rsid w:val="00607EA7"/>
    <w:rsid w:val="006157C8"/>
    <w:rsid w:val="00627DF7"/>
    <w:rsid w:val="006557F6"/>
    <w:rsid w:val="00665CB1"/>
    <w:rsid w:val="0068621C"/>
    <w:rsid w:val="006E0857"/>
    <w:rsid w:val="006E4102"/>
    <w:rsid w:val="006F478E"/>
    <w:rsid w:val="007104F6"/>
    <w:rsid w:val="0077635B"/>
    <w:rsid w:val="007C20B1"/>
    <w:rsid w:val="007D282B"/>
    <w:rsid w:val="0085308E"/>
    <w:rsid w:val="00856E22"/>
    <w:rsid w:val="00861558"/>
    <w:rsid w:val="00862E52"/>
    <w:rsid w:val="008670B1"/>
    <w:rsid w:val="008A5363"/>
    <w:rsid w:val="008B61C2"/>
    <w:rsid w:val="008C694C"/>
    <w:rsid w:val="008E23C6"/>
    <w:rsid w:val="008F2AB2"/>
    <w:rsid w:val="00953656"/>
    <w:rsid w:val="00973F58"/>
    <w:rsid w:val="00974475"/>
    <w:rsid w:val="009A011B"/>
    <w:rsid w:val="009B3B3A"/>
    <w:rsid w:val="00A13E45"/>
    <w:rsid w:val="00A27E31"/>
    <w:rsid w:val="00A84202"/>
    <w:rsid w:val="00AD7009"/>
    <w:rsid w:val="00AF620D"/>
    <w:rsid w:val="00B272AC"/>
    <w:rsid w:val="00B44D24"/>
    <w:rsid w:val="00B50370"/>
    <w:rsid w:val="00B84C72"/>
    <w:rsid w:val="00B941D4"/>
    <w:rsid w:val="00BC661D"/>
    <w:rsid w:val="00C13AFF"/>
    <w:rsid w:val="00C41B7B"/>
    <w:rsid w:val="00C65297"/>
    <w:rsid w:val="00C7487B"/>
    <w:rsid w:val="00CA3023"/>
    <w:rsid w:val="00CB3F0E"/>
    <w:rsid w:val="00D5754B"/>
    <w:rsid w:val="00D7409F"/>
    <w:rsid w:val="00D847F9"/>
    <w:rsid w:val="00D90949"/>
    <w:rsid w:val="00DA6114"/>
    <w:rsid w:val="00DE472F"/>
    <w:rsid w:val="00E27A73"/>
    <w:rsid w:val="00E31262"/>
    <w:rsid w:val="00E56168"/>
    <w:rsid w:val="00E9576A"/>
    <w:rsid w:val="00EF53A9"/>
    <w:rsid w:val="00F42D5F"/>
    <w:rsid w:val="00F94EEA"/>
    <w:rsid w:val="00FA071E"/>
    <w:rsid w:val="00FF7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DC7D"/>
  <w15:docId w15:val="{E14CFB25-E3C5-4457-8B9E-BE59E710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F2A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221B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44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3B3A"/>
    <w:rPr>
      <w:color w:val="0000FF" w:themeColor="hyperlink"/>
      <w:u w:val="single"/>
    </w:rPr>
  </w:style>
  <w:style w:type="paragraph" w:styleId="BodyText">
    <w:name w:val="Body Text"/>
    <w:basedOn w:val="Normal"/>
    <w:link w:val="BodyTextChar"/>
    <w:uiPriority w:val="1"/>
    <w:semiHidden/>
    <w:unhideWhenUsed/>
    <w:qFormat/>
    <w:rsid w:val="009B3B3A"/>
    <w:pPr>
      <w:widowControl w:val="0"/>
      <w:autoSpaceDE w:val="0"/>
      <w:autoSpaceDN w:val="0"/>
      <w:adjustRightInd w:val="0"/>
      <w:spacing w:before="8" w:line="240" w:lineRule="auto"/>
    </w:pPr>
    <w:rPr>
      <w:rFonts w:ascii="Times New Roman" w:eastAsiaTheme="minorEastAsia" w:hAnsi="Times New Roman" w:cs="Times New Roman"/>
      <w:sz w:val="20"/>
      <w:szCs w:val="20"/>
    </w:rPr>
  </w:style>
  <w:style w:type="character" w:customStyle="1" w:styleId="BodyTextChar">
    <w:name w:val="Body Text Char"/>
    <w:basedOn w:val="DefaultParagraphFont"/>
    <w:link w:val="BodyText"/>
    <w:uiPriority w:val="1"/>
    <w:semiHidden/>
    <w:rsid w:val="009B3B3A"/>
    <w:rPr>
      <w:rFonts w:ascii="Times New Roman" w:eastAsiaTheme="minorEastAsia" w:hAnsi="Times New Roman" w:cs="Times New Roman"/>
      <w:sz w:val="20"/>
      <w:szCs w:val="20"/>
    </w:rPr>
  </w:style>
  <w:style w:type="character" w:customStyle="1" w:styleId="ft53">
    <w:name w:val="ft53"/>
    <w:basedOn w:val="DefaultParagraphFont"/>
    <w:rsid w:val="009B3B3A"/>
    <w:rPr>
      <w:rFonts w:ascii="Times" w:hAnsi="Times" w:cs="Times" w:hint="default"/>
      <w:color w:val="000000"/>
      <w:sz w:val="18"/>
      <w:szCs w:val="18"/>
    </w:rPr>
  </w:style>
  <w:style w:type="paragraph" w:styleId="NormalWeb">
    <w:name w:val="Normal (Web)"/>
    <w:basedOn w:val="Normal"/>
    <w:uiPriority w:val="99"/>
    <w:unhideWhenUsed/>
    <w:rsid w:val="00627D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27DF7"/>
  </w:style>
  <w:style w:type="character" w:customStyle="1" w:styleId="Heading1Char">
    <w:name w:val="Heading 1 Char"/>
    <w:basedOn w:val="DefaultParagraphFont"/>
    <w:link w:val="Heading1"/>
    <w:uiPriority w:val="9"/>
    <w:rsid w:val="008F2AB2"/>
    <w:rPr>
      <w:rFonts w:ascii="Times New Roman" w:eastAsia="Times New Roman" w:hAnsi="Times New Roman" w:cs="Times New Roman"/>
      <w:b/>
      <w:bCs/>
      <w:kern w:val="36"/>
      <w:sz w:val="48"/>
      <w:szCs w:val="48"/>
    </w:rPr>
  </w:style>
  <w:style w:type="character" w:styleId="HTMLCite">
    <w:name w:val="HTML Cite"/>
    <w:basedOn w:val="DefaultParagraphFont"/>
    <w:uiPriority w:val="99"/>
    <w:semiHidden/>
    <w:unhideWhenUsed/>
    <w:rsid w:val="0011753C"/>
    <w:rPr>
      <w:i/>
      <w:iCs/>
    </w:rPr>
  </w:style>
  <w:style w:type="character" w:customStyle="1" w:styleId="maintitle">
    <w:name w:val="maintitle"/>
    <w:basedOn w:val="DefaultParagraphFont"/>
    <w:rsid w:val="001221B7"/>
  </w:style>
  <w:style w:type="character" w:customStyle="1" w:styleId="Heading2Char">
    <w:name w:val="Heading 2 Char"/>
    <w:basedOn w:val="DefaultParagraphFont"/>
    <w:link w:val="Heading2"/>
    <w:uiPriority w:val="9"/>
    <w:rsid w:val="001221B7"/>
    <w:rPr>
      <w:rFonts w:asciiTheme="majorHAnsi" w:eastAsiaTheme="majorEastAsia" w:hAnsiTheme="majorHAnsi" w:cstheme="majorBidi"/>
      <w:b/>
      <w:bCs/>
      <w:color w:val="4F81BD" w:themeColor="accent1"/>
      <w:sz w:val="26"/>
      <w:szCs w:val="26"/>
    </w:rPr>
  </w:style>
  <w:style w:type="paragraph" w:customStyle="1" w:styleId="specialissue">
    <w:name w:val="specialissue"/>
    <w:basedOn w:val="Normal"/>
    <w:rsid w:val="001221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details">
    <w:name w:val="articledetails"/>
    <w:basedOn w:val="Normal"/>
    <w:rsid w:val="00122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archwithinhl">
    <w:name w:val="searchwithinhl"/>
    <w:basedOn w:val="DefaultParagraphFont"/>
    <w:rsid w:val="00AF620D"/>
  </w:style>
  <w:style w:type="character" w:styleId="Strong">
    <w:name w:val="Strong"/>
    <w:basedOn w:val="DefaultParagraphFont"/>
    <w:uiPriority w:val="22"/>
    <w:qFormat/>
    <w:rsid w:val="00C41B7B"/>
    <w:rPr>
      <w:b/>
      <w:bCs/>
    </w:rPr>
  </w:style>
  <w:style w:type="character" w:customStyle="1" w:styleId="read-font-plus3">
    <w:name w:val="read-font-plus3"/>
    <w:basedOn w:val="DefaultParagraphFont"/>
    <w:rsid w:val="00C41B7B"/>
  </w:style>
  <w:style w:type="paragraph" w:customStyle="1" w:styleId="3text">
    <w:name w:val="3text"/>
    <w:basedOn w:val="Normal"/>
    <w:rsid w:val="00C41B7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1B7B"/>
    <w:rPr>
      <w:i/>
      <w:iCs/>
    </w:rPr>
  </w:style>
  <w:style w:type="paragraph" w:customStyle="1" w:styleId="cite-style-mla">
    <w:name w:val="cite-style-mla"/>
    <w:basedOn w:val="Normal"/>
    <w:rsid w:val="000F29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d-pgnum">
    <w:name w:val="read-pgnum"/>
    <w:basedOn w:val="DefaultParagraphFont"/>
    <w:rsid w:val="000F2910"/>
  </w:style>
  <w:style w:type="paragraph" w:customStyle="1" w:styleId="cite-style-chicago">
    <w:name w:val="cite-style-chicago"/>
    <w:basedOn w:val="Normal"/>
    <w:rsid w:val="005C36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note">
    <w:name w:val="footnote"/>
    <w:basedOn w:val="Normal"/>
    <w:rsid w:val="005C36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dmd">
    <w:name w:val="addmd"/>
    <w:basedOn w:val="DefaultParagraphFont"/>
    <w:rsid w:val="00856E22"/>
  </w:style>
  <w:style w:type="paragraph" w:customStyle="1" w:styleId="wp-website-body-text-p">
    <w:name w:val="wp-website-body-text-p"/>
    <w:basedOn w:val="Normal"/>
    <w:rsid w:val="00665C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ebsite-body-text-c">
    <w:name w:val="website-body-text-c"/>
    <w:basedOn w:val="DefaultParagraphFont"/>
    <w:rsid w:val="00665CB1"/>
  </w:style>
  <w:style w:type="character" w:customStyle="1" w:styleId="normal-c">
    <w:name w:val="normal-c"/>
    <w:basedOn w:val="DefaultParagraphFont"/>
    <w:rsid w:val="00665CB1"/>
  </w:style>
  <w:style w:type="character" w:customStyle="1" w:styleId="normal-c-c0">
    <w:name w:val="normal-c-c0"/>
    <w:basedOn w:val="DefaultParagraphFont"/>
    <w:rsid w:val="00665CB1"/>
  </w:style>
  <w:style w:type="character" w:customStyle="1" w:styleId="s">
    <w:name w:val="s"/>
    <w:basedOn w:val="DefaultParagraphFont"/>
    <w:rsid w:val="0000242F"/>
  </w:style>
  <w:style w:type="paragraph" w:customStyle="1" w:styleId="storybody">
    <w:name w:val="storybody"/>
    <w:basedOn w:val="Normal"/>
    <w:rsid w:val="00953656"/>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84202"/>
    <w:rPr>
      <w:color w:val="800080" w:themeColor="followedHyperlink"/>
      <w:u w:val="single"/>
    </w:rPr>
  </w:style>
  <w:style w:type="character" w:customStyle="1" w:styleId="Heading3Char">
    <w:name w:val="Heading 3 Char"/>
    <w:basedOn w:val="DefaultParagraphFont"/>
    <w:link w:val="Heading3"/>
    <w:uiPriority w:val="9"/>
    <w:rsid w:val="0097447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71409">
      <w:bodyDiv w:val="1"/>
      <w:marLeft w:val="0"/>
      <w:marRight w:val="0"/>
      <w:marTop w:val="0"/>
      <w:marBottom w:val="0"/>
      <w:divBdr>
        <w:top w:val="none" w:sz="0" w:space="0" w:color="auto"/>
        <w:left w:val="none" w:sz="0" w:space="0" w:color="auto"/>
        <w:bottom w:val="none" w:sz="0" w:space="0" w:color="auto"/>
        <w:right w:val="none" w:sz="0" w:space="0" w:color="auto"/>
      </w:divBdr>
      <w:divsChild>
        <w:div w:id="979726769">
          <w:marLeft w:val="0"/>
          <w:marRight w:val="0"/>
          <w:marTop w:val="0"/>
          <w:marBottom w:val="0"/>
          <w:divBdr>
            <w:top w:val="single" w:sz="6" w:space="8" w:color="BBBBBB"/>
            <w:left w:val="single" w:sz="6" w:space="0" w:color="BBBBBB"/>
            <w:bottom w:val="single" w:sz="6" w:space="8" w:color="BBBBBB"/>
            <w:right w:val="single" w:sz="6" w:space="8" w:color="BBBBBB"/>
          </w:divBdr>
        </w:div>
        <w:div w:id="947543594">
          <w:marLeft w:val="0"/>
          <w:marRight w:val="0"/>
          <w:marTop w:val="225"/>
          <w:marBottom w:val="0"/>
          <w:divBdr>
            <w:top w:val="none" w:sz="0" w:space="0" w:color="auto"/>
            <w:left w:val="none" w:sz="0" w:space="0" w:color="auto"/>
            <w:bottom w:val="none" w:sz="0" w:space="0" w:color="auto"/>
            <w:right w:val="none" w:sz="0" w:space="0" w:color="auto"/>
          </w:divBdr>
        </w:div>
      </w:divsChild>
    </w:div>
    <w:div w:id="120735653">
      <w:bodyDiv w:val="1"/>
      <w:marLeft w:val="0"/>
      <w:marRight w:val="0"/>
      <w:marTop w:val="0"/>
      <w:marBottom w:val="0"/>
      <w:divBdr>
        <w:top w:val="none" w:sz="0" w:space="0" w:color="auto"/>
        <w:left w:val="none" w:sz="0" w:space="0" w:color="auto"/>
        <w:bottom w:val="none" w:sz="0" w:space="0" w:color="auto"/>
        <w:right w:val="none" w:sz="0" w:space="0" w:color="auto"/>
      </w:divBdr>
      <w:divsChild>
        <w:div w:id="42952166">
          <w:marLeft w:val="0"/>
          <w:marRight w:val="0"/>
          <w:marTop w:val="0"/>
          <w:marBottom w:val="0"/>
          <w:divBdr>
            <w:top w:val="single" w:sz="6" w:space="8" w:color="BBBBBB"/>
            <w:left w:val="single" w:sz="6" w:space="0" w:color="BBBBBB"/>
            <w:bottom w:val="single" w:sz="6" w:space="8" w:color="BBBBBB"/>
            <w:right w:val="single" w:sz="6" w:space="8" w:color="BBBBBB"/>
          </w:divBdr>
        </w:div>
        <w:div w:id="1313175233">
          <w:marLeft w:val="0"/>
          <w:marRight w:val="0"/>
          <w:marTop w:val="225"/>
          <w:marBottom w:val="0"/>
          <w:divBdr>
            <w:top w:val="none" w:sz="0" w:space="0" w:color="auto"/>
            <w:left w:val="none" w:sz="0" w:space="0" w:color="auto"/>
            <w:bottom w:val="none" w:sz="0" w:space="0" w:color="auto"/>
            <w:right w:val="none" w:sz="0" w:space="0" w:color="auto"/>
          </w:divBdr>
        </w:div>
      </w:divsChild>
    </w:div>
    <w:div w:id="187531213">
      <w:bodyDiv w:val="1"/>
      <w:marLeft w:val="0"/>
      <w:marRight w:val="0"/>
      <w:marTop w:val="0"/>
      <w:marBottom w:val="0"/>
      <w:divBdr>
        <w:top w:val="none" w:sz="0" w:space="0" w:color="auto"/>
        <w:left w:val="none" w:sz="0" w:space="0" w:color="auto"/>
        <w:bottom w:val="none" w:sz="0" w:space="0" w:color="auto"/>
        <w:right w:val="none" w:sz="0" w:space="0" w:color="auto"/>
      </w:divBdr>
    </w:div>
    <w:div w:id="319116659">
      <w:bodyDiv w:val="1"/>
      <w:marLeft w:val="0"/>
      <w:marRight w:val="0"/>
      <w:marTop w:val="0"/>
      <w:marBottom w:val="0"/>
      <w:divBdr>
        <w:top w:val="none" w:sz="0" w:space="0" w:color="auto"/>
        <w:left w:val="none" w:sz="0" w:space="0" w:color="auto"/>
        <w:bottom w:val="none" w:sz="0" w:space="0" w:color="auto"/>
        <w:right w:val="none" w:sz="0" w:space="0" w:color="auto"/>
      </w:divBdr>
    </w:div>
    <w:div w:id="603653483">
      <w:bodyDiv w:val="1"/>
      <w:marLeft w:val="0"/>
      <w:marRight w:val="0"/>
      <w:marTop w:val="0"/>
      <w:marBottom w:val="0"/>
      <w:divBdr>
        <w:top w:val="none" w:sz="0" w:space="0" w:color="auto"/>
        <w:left w:val="none" w:sz="0" w:space="0" w:color="auto"/>
        <w:bottom w:val="none" w:sz="0" w:space="0" w:color="auto"/>
        <w:right w:val="none" w:sz="0" w:space="0" w:color="auto"/>
      </w:divBdr>
      <w:divsChild>
        <w:div w:id="798915601">
          <w:marLeft w:val="0"/>
          <w:marRight w:val="0"/>
          <w:marTop w:val="0"/>
          <w:marBottom w:val="0"/>
          <w:divBdr>
            <w:top w:val="none" w:sz="0" w:space="0" w:color="auto"/>
            <w:left w:val="none" w:sz="0" w:space="0" w:color="auto"/>
            <w:bottom w:val="none" w:sz="0" w:space="0" w:color="auto"/>
            <w:right w:val="none" w:sz="0" w:space="0" w:color="auto"/>
          </w:divBdr>
        </w:div>
      </w:divsChild>
    </w:div>
    <w:div w:id="632370477">
      <w:bodyDiv w:val="1"/>
      <w:marLeft w:val="0"/>
      <w:marRight w:val="0"/>
      <w:marTop w:val="0"/>
      <w:marBottom w:val="0"/>
      <w:divBdr>
        <w:top w:val="none" w:sz="0" w:space="0" w:color="auto"/>
        <w:left w:val="none" w:sz="0" w:space="0" w:color="auto"/>
        <w:bottom w:val="none" w:sz="0" w:space="0" w:color="auto"/>
        <w:right w:val="none" w:sz="0" w:space="0" w:color="auto"/>
      </w:divBdr>
      <w:divsChild>
        <w:div w:id="1043402891">
          <w:marLeft w:val="0"/>
          <w:marRight w:val="0"/>
          <w:marTop w:val="0"/>
          <w:marBottom w:val="0"/>
          <w:divBdr>
            <w:top w:val="none" w:sz="0" w:space="0" w:color="auto"/>
            <w:left w:val="none" w:sz="0" w:space="0" w:color="auto"/>
            <w:bottom w:val="none" w:sz="0" w:space="0" w:color="auto"/>
            <w:right w:val="none" w:sz="0" w:space="0" w:color="auto"/>
          </w:divBdr>
        </w:div>
        <w:div w:id="693770136">
          <w:marLeft w:val="0"/>
          <w:marRight w:val="0"/>
          <w:marTop w:val="0"/>
          <w:marBottom w:val="0"/>
          <w:divBdr>
            <w:top w:val="none" w:sz="0" w:space="0" w:color="auto"/>
            <w:left w:val="none" w:sz="0" w:space="0" w:color="auto"/>
            <w:bottom w:val="none" w:sz="0" w:space="0" w:color="auto"/>
            <w:right w:val="none" w:sz="0" w:space="0" w:color="auto"/>
          </w:divBdr>
        </w:div>
      </w:divsChild>
    </w:div>
    <w:div w:id="645667083">
      <w:bodyDiv w:val="1"/>
      <w:marLeft w:val="0"/>
      <w:marRight w:val="0"/>
      <w:marTop w:val="0"/>
      <w:marBottom w:val="0"/>
      <w:divBdr>
        <w:top w:val="none" w:sz="0" w:space="0" w:color="auto"/>
        <w:left w:val="none" w:sz="0" w:space="0" w:color="auto"/>
        <w:bottom w:val="none" w:sz="0" w:space="0" w:color="auto"/>
        <w:right w:val="none" w:sz="0" w:space="0" w:color="auto"/>
      </w:divBdr>
    </w:div>
    <w:div w:id="743189250">
      <w:bodyDiv w:val="1"/>
      <w:marLeft w:val="0"/>
      <w:marRight w:val="0"/>
      <w:marTop w:val="0"/>
      <w:marBottom w:val="0"/>
      <w:divBdr>
        <w:top w:val="none" w:sz="0" w:space="0" w:color="auto"/>
        <w:left w:val="none" w:sz="0" w:space="0" w:color="auto"/>
        <w:bottom w:val="none" w:sz="0" w:space="0" w:color="auto"/>
        <w:right w:val="none" w:sz="0" w:space="0" w:color="auto"/>
      </w:divBdr>
      <w:divsChild>
        <w:div w:id="854196438">
          <w:marLeft w:val="0"/>
          <w:marRight w:val="0"/>
          <w:marTop w:val="0"/>
          <w:marBottom w:val="0"/>
          <w:divBdr>
            <w:top w:val="none" w:sz="0" w:space="0" w:color="auto"/>
            <w:left w:val="none" w:sz="0" w:space="0" w:color="auto"/>
            <w:bottom w:val="none" w:sz="0" w:space="0" w:color="auto"/>
            <w:right w:val="none" w:sz="0" w:space="0" w:color="auto"/>
          </w:divBdr>
          <w:divsChild>
            <w:div w:id="764688082">
              <w:marLeft w:val="0"/>
              <w:marRight w:val="0"/>
              <w:marTop w:val="0"/>
              <w:marBottom w:val="0"/>
              <w:divBdr>
                <w:top w:val="none" w:sz="0" w:space="0" w:color="auto"/>
                <w:left w:val="none" w:sz="0" w:space="0" w:color="auto"/>
                <w:bottom w:val="none" w:sz="0" w:space="0" w:color="auto"/>
                <w:right w:val="none" w:sz="0" w:space="0" w:color="auto"/>
              </w:divBdr>
              <w:divsChild>
                <w:div w:id="836848706">
                  <w:marLeft w:val="0"/>
                  <w:marRight w:val="0"/>
                  <w:marTop w:val="0"/>
                  <w:marBottom w:val="0"/>
                  <w:divBdr>
                    <w:top w:val="none" w:sz="0" w:space="0" w:color="auto"/>
                    <w:left w:val="none" w:sz="0" w:space="0" w:color="auto"/>
                    <w:bottom w:val="none" w:sz="0" w:space="0" w:color="auto"/>
                    <w:right w:val="none" w:sz="0" w:space="0" w:color="auto"/>
                  </w:divBdr>
                  <w:divsChild>
                    <w:div w:id="1547715086">
                      <w:marLeft w:val="0"/>
                      <w:marRight w:val="0"/>
                      <w:marTop w:val="0"/>
                      <w:marBottom w:val="0"/>
                      <w:divBdr>
                        <w:top w:val="none" w:sz="0" w:space="0" w:color="auto"/>
                        <w:left w:val="none" w:sz="0" w:space="0" w:color="auto"/>
                        <w:bottom w:val="none" w:sz="0" w:space="0" w:color="auto"/>
                        <w:right w:val="none" w:sz="0" w:space="0" w:color="auto"/>
                      </w:divBdr>
                      <w:divsChild>
                        <w:div w:id="643971202">
                          <w:marLeft w:val="0"/>
                          <w:marRight w:val="0"/>
                          <w:marTop w:val="0"/>
                          <w:marBottom w:val="0"/>
                          <w:divBdr>
                            <w:top w:val="none" w:sz="0" w:space="0" w:color="auto"/>
                            <w:left w:val="none" w:sz="0" w:space="0" w:color="auto"/>
                            <w:bottom w:val="none" w:sz="0" w:space="0" w:color="auto"/>
                            <w:right w:val="none" w:sz="0" w:space="0" w:color="auto"/>
                          </w:divBdr>
                          <w:divsChild>
                            <w:div w:id="159085150">
                              <w:marLeft w:val="0"/>
                              <w:marRight w:val="0"/>
                              <w:marTop w:val="0"/>
                              <w:marBottom w:val="0"/>
                              <w:divBdr>
                                <w:top w:val="none" w:sz="0" w:space="0" w:color="auto"/>
                                <w:left w:val="none" w:sz="0" w:space="0" w:color="auto"/>
                                <w:bottom w:val="none" w:sz="0" w:space="0" w:color="auto"/>
                                <w:right w:val="none" w:sz="0" w:space="0" w:color="auto"/>
                              </w:divBdr>
                              <w:divsChild>
                                <w:div w:id="690497859">
                                  <w:marLeft w:val="0"/>
                                  <w:marRight w:val="0"/>
                                  <w:marTop w:val="0"/>
                                  <w:marBottom w:val="0"/>
                                  <w:divBdr>
                                    <w:top w:val="none" w:sz="0" w:space="0" w:color="auto"/>
                                    <w:left w:val="none" w:sz="0" w:space="0" w:color="auto"/>
                                    <w:bottom w:val="none" w:sz="0" w:space="0" w:color="auto"/>
                                    <w:right w:val="none" w:sz="0" w:space="0" w:color="auto"/>
                                  </w:divBdr>
                                  <w:divsChild>
                                    <w:div w:id="1250579029">
                                      <w:marLeft w:val="0"/>
                                      <w:marRight w:val="0"/>
                                      <w:marTop w:val="0"/>
                                      <w:marBottom w:val="0"/>
                                      <w:divBdr>
                                        <w:top w:val="none" w:sz="0" w:space="0" w:color="auto"/>
                                        <w:left w:val="none" w:sz="0" w:space="0" w:color="auto"/>
                                        <w:bottom w:val="none" w:sz="0" w:space="0" w:color="auto"/>
                                        <w:right w:val="none" w:sz="0" w:space="0" w:color="auto"/>
                                      </w:divBdr>
                                      <w:divsChild>
                                        <w:div w:id="13872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5375510">
      <w:bodyDiv w:val="1"/>
      <w:marLeft w:val="0"/>
      <w:marRight w:val="0"/>
      <w:marTop w:val="0"/>
      <w:marBottom w:val="0"/>
      <w:divBdr>
        <w:top w:val="none" w:sz="0" w:space="0" w:color="auto"/>
        <w:left w:val="none" w:sz="0" w:space="0" w:color="auto"/>
        <w:bottom w:val="none" w:sz="0" w:space="0" w:color="auto"/>
        <w:right w:val="none" w:sz="0" w:space="0" w:color="auto"/>
      </w:divBdr>
    </w:div>
    <w:div w:id="956370075">
      <w:bodyDiv w:val="1"/>
      <w:marLeft w:val="0"/>
      <w:marRight w:val="0"/>
      <w:marTop w:val="0"/>
      <w:marBottom w:val="0"/>
      <w:divBdr>
        <w:top w:val="none" w:sz="0" w:space="0" w:color="auto"/>
        <w:left w:val="none" w:sz="0" w:space="0" w:color="auto"/>
        <w:bottom w:val="none" w:sz="0" w:space="0" w:color="auto"/>
        <w:right w:val="none" w:sz="0" w:space="0" w:color="auto"/>
      </w:divBdr>
      <w:divsChild>
        <w:div w:id="18243746">
          <w:marLeft w:val="0"/>
          <w:marRight w:val="0"/>
          <w:marTop w:val="0"/>
          <w:marBottom w:val="360"/>
          <w:divBdr>
            <w:top w:val="none" w:sz="0" w:space="0" w:color="auto"/>
            <w:left w:val="none" w:sz="0" w:space="0" w:color="auto"/>
            <w:bottom w:val="none" w:sz="0" w:space="0" w:color="auto"/>
            <w:right w:val="none" w:sz="0" w:space="0" w:color="auto"/>
          </w:divBdr>
        </w:div>
      </w:divsChild>
    </w:div>
    <w:div w:id="966549041">
      <w:bodyDiv w:val="1"/>
      <w:marLeft w:val="0"/>
      <w:marRight w:val="0"/>
      <w:marTop w:val="0"/>
      <w:marBottom w:val="0"/>
      <w:divBdr>
        <w:top w:val="none" w:sz="0" w:space="0" w:color="auto"/>
        <w:left w:val="none" w:sz="0" w:space="0" w:color="auto"/>
        <w:bottom w:val="none" w:sz="0" w:space="0" w:color="auto"/>
        <w:right w:val="none" w:sz="0" w:space="0" w:color="auto"/>
      </w:divBdr>
    </w:div>
    <w:div w:id="1031496418">
      <w:bodyDiv w:val="1"/>
      <w:marLeft w:val="0"/>
      <w:marRight w:val="0"/>
      <w:marTop w:val="0"/>
      <w:marBottom w:val="0"/>
      <w:divBdr>
        <w:top w:val="none" w:sz="0" w:space="0" w:color="auto"/>
        <w:left w:val="none" w:sz="0" w:space="0" w:color="auto"/>
        <w:bottom w:val="none" w:sz="0" w:space="0" w:color="auto"/>
        <w:right w:val="none" w:sz="0" w:space="0" w:color="auto"/>
      </w:divBdr>
    </w:div>
    <w:div w:id="1119302965">
      <w:bodyDiv w:val="1"/>
      <w:marLeft w:val="0"/>
      <w:marRight w:val="0"/>
      <w:marTop w:val="0"/>
      <w:marBottom w:val="0"/>
      <w:divBdr>
        <w:top w:val="none" w:sz="0" w:space="0" w:color="auto"/>
        <w:left w:val="none" w:sz="0" w:space="0" w:color="auto"/>
        <w:bottom w:val="none" w:sz="0" w:space="0" w:color="auto"/>
        <w:right w:val="none" w:sz="0" w:space="0" w:color="auto"/>
      </w:divBdr>
      <w:divsChild>
        <w:div w:id="452331819">
          <w:marLeft w:val="0"/>
          <w:marRight w:val="0"/>
          <w:marTop w:val="0"/>
          <w:marBottom w:val="0"/>
          <w:divBdr>
            <w:top w:val="none" w:sz="0" w:space="0" w:color="auto"/>
            <w:left w:val="none" w:sz="0" w:space="0" w:color="auto"/>
            <w:bottom w:val="none" w:sz="0" w:space="0" w:color="auto"/>
            <w:right w:val="none" w:sz="0" w:space="0" w:color="auto"/>
          </w:divBdr>
        </w:div>
        <w:div w:id="776559427">
          <w:marLeft w:val="0"/>
          <w:marRight w:val="0"/>
          <w:marTop w:val="0"/>
          <w:marBottom w:val="0"/>
          <w:divBdr>
            <w:top w:val="none" w:sz="0" w:space="0" w:color="auto"/>
            <w:left w:val="none" w:sz="0" w:space="0" w:color="auto"/>
            <w:bottom w:val="none" w:sz="0" w:space="0" w:color="auto"/>
            <w:right w:val="none" w:sz="0" w:space="0" w:color="auto"/>
          </w:divBdr>
        </w:div>
      </w:divsChild>
    </w:div>
    <w:div w:id="1128932708">
      <w:bodyDiv w:val="1"/>
      <w:marLeft w:val="0"/>
      <w:marRight w:val="0"/>
      <w:marTop w:val="0"/>
      <w:marBottom w:val="0"/>
      <w:divBdr>
        <w:top w:val="none" w:sz="0" w:space="0" w:color="auto"/>
        <w:left w:val="none" w:sz="0" w:space="0" w:color="auto"/>
        <w:bottom w:val="none" w:sz="0" w:space="0" w:color="auto"/>
        <w:right w:val="none" w:sz="0" w:space="0" w:color="auto"/>
      </w:divBdr>
      <w:divsChild>
        <w:div w:id="305860804">
          <w:marLeft w:val="0"/>
          <w:marRight w:val="0"/>
          <w:marTop w:val="0"/>
          <w:marBottom w:val="0"/>
          <w:divBdr>
            <w:top w:val="none" w:sz="0" w:space="0" w:color="auto"/>
            <w:left w:val="none" w:sz="0" w:space="0" w:color="auto"/>
            <w:bottom w:val="none" w:sz="0" w:space="0" w:color="auto"/>
            <w:right w:val="none" w:sz="0" w:space="0" w:color="auto"/>
          </w:divBdr>
        </w:div>
        <w:div w:id="656809010">
          <w:marLeft w:val="0"/>
          <w:marRight w:val="0"/>
          <w:marTop w:val="0"/>
          <w:marBottom w:val="0"/>
          <w:divBdr>
            <w:top w:val="none" w:sz="0" w:space="0" w:color="auto"/>
            <w:left w:val="none" w:sz="0" w:space="0" w:color="auto"/>
            <w:bottom w:val="none" w:sz="0" w:space="0" w:color="auto"/>
            <w:right w:val="none" w:sz="0" w:space="0" w:color="auto"/>
          </w:divBdr>
          <w:divsChild>
            <w:div w:id="782264190">
              <w:marLeft w:val="0"/>
              <w:marRight w:val="0"/>
              <w:marTop w:val="0"/>
              <w:marBottom w:val="75"/>
              <w:divBdr>
                <w:top w:val="none" w:sz="0" w:space="0" w:color="auto"/>
                <w:left w:val="none" w:sz="0" w:space="0" w:color="auto"/>
                <w:bottom w:val="single" w:sz="6" w:space="0" w:color="6C6C6C"/>
                <w:right w:val="none" w:sz="0" w:space="0" w:color="auto"/>
              </w:divBdr>
            </w:div>
            <w:div w:id="923026918">
              <w:marLeft w:val="45"/>
              <w:marRight w:val="45"/>
              <w:marTop w:val="45"/>
              <w:marBottom w:val="45"/>
              <w:divBdr>
                <w:top w:val="none" w:sz="0" w:space="0" w:color="auto"/>
                <w:left w:val="none" w:sz="0" w:space="0" w:color="auto"/>
                <w:bottom w:val="none" w:sz="0" w:space="0" w:color="auto"/>
                <w:right w:val="none" w:sz="0" w:space="0" w:color="auto"/>
              </w:divBdr>
              <w:divsChild>
                <w:div w:id="1194612570">
                  <w:marLeft w:val="0"/>
                  <w:marRight w:val="0"/>
                  <w:marTop w:val="150"/>
                  <w:marBottom w:val="0"/>
                  <w:divBdr>
                    <w:top w:val="none" w:sz="0" w:space="0" w:color="auto"/>
                    <w:left w:val="none" w:sz="0" w:space="0" w:color="auto"/>
                    <w:bottom w:val="none" w:sz="0" w:space="0" w:color="auto"/>
                    <w:right w:val="none" w:sz="0" w:space="0" w:color="auto"/>
                  </w:divBdr>
                  <w:divsChild>
                    <w:div w:id="267127564">
                      <w:marLeft w:val="0"/>
                      <w:marRight w:val="0"/>
                      <w:marTop w:val="0"/>
                      <w:marBottom w:val="0"/>
                      <w:divBdr>
                        <w:top w:val="none" w:sz="0" w:space="0" w:color="auto"/>
                        <w:left w:val="none" w:sz="0" w:space="0" w:color="auto"/>
                        <w:bottom w:val="none" w:sz="0" w:space="0" w:color="auto"/>
                        <w:right w:val="none" w:sz="0" w:space="0" w:color="auto"/>
                      </w:divBdr>
                      <w:divsChild>
                        <w:div w:id="1011689227">
                          <w:marLeft w:val="300"/>
                          <w:marRight w:val="-30"/>
                          <w:marTop w:val="0"/>
                          <w:marBottom w:val="75"/>
                          <w:divBdr>
                            <w:top w:val="none" w:sz="0" w:space="0" w:color="auto"/>
                            <w:left w:val="none" w:sz="0" w:space="0" w:color="auto"/>
                            <w:bottom w:val="none" w:sz="0" w:space="0" w:color="auto"/>
                            <w:right w:val="none" w:sz="0" w:space="0" w:color="auto"/>
                          </w:divBdr>
                          <w:divsChild>
                            <w:div w:id="1856846313">
                              <w:marLeft w:val="0"/>
                              <w:marRight w:val="0"/>
                              <w:marTop w:val="0"/>
                              <w:marBottom w:val="0"/>
                              <w:divBdr>
                                <w:top w:val="none" w:sz="0" w:space="0" w:color="auto"/>
                                <w:left w:val="none" w:sz="0" w:space="0" w:color="auto"/>
                                <w:bottom w:val="single" w:sz="6" w:space="0" w:color="6C6C6C"/>
                                <w:right w:val="none" w:sz="0" w:space="0" w:color="auto"/>
                              </w:divBdr>
                            </w:div>
                            <w:div w:id="872697039">
                              <w:marLeft w:val="0"/>
                              <w:marRight w:val="0"/>
                              <w:marTop w:val="0"/>
                              <w:marBottom w:val="0"/>
                              <w:divBdr>
                                <w:top w:val="none" w:sz="0" w:space="0" w:color="auto"/>
                                <w:left w:val="none" w:sz="0" w:space="0" w:color="auto"/>
                                <w:bottom w:val="none" w:sz="0" w:space="0" w:color="auto"/>
                                <w:right w:val="none" w:sz="0" w:space="0" w:color="auto"/>
                              </w:divBdr>
                              <w:divsChild>
                                <w:div w:id="1558709697">
                                  <w:marLeft w:val="0"/>
                                  <w:marRight w:val="0"/>
                                  <w:marTop w:val="0"/>
                                  <w:marBottom w:val="0"/>
                                  <w:divBdr>
                                    <w:top w:val="none" w:sz="0" w:space="0" w:color="auto"/>
                                    <w:left w:val="none" w:sz="0" w:space="0" w:color="auto"/>
                                    <w:bottom w:val="none" w:sz="0" w:space="0" w:color="auto"/>
                                    <w:right w:val="none" w:sz="0" w:space="0" w:color="auto"/>
                                  </w:divBdr>
                                  <w:divsChild>
                                    <w:div w:id="1663968314">
                                      <w:marLeft w:val="0"/>
                                      <w:marRight w:val="0"/>
                                      <w:marTop w:val="0"/>
                                      <w:marBottom w:val="0"/>
                                      <w:divBdr>
                                        <w:top w:val="none" w:sz="0" w:space="0" w:color="auto"/>
                                        <w:left w:val="none" w:sz="0" w:space="0" w:color="auto"/>
                                        <w:bottom w:val="none" w:sz="0" w:space="0" w:color="auto"/>
                                        <w:right w:val="none" w:sz="0" w:space="0" w:color="auto"/>
                                      </w:divBdr>
                                    </w:div>
                                  </w:divsChild>
                                </w:div>
                                <w:div w:id="98266348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6483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40763">
      <w:bodyDiv w:val="1"/>
      <w:marLeft w:val="0"/>
      <w:marRight w:val="0"/>
      <w:marTop w:val="0"/>
      <w:marBottom w:val="0"/>
      <w:divBdr>
        <w:top w:val="none" w:sz="0" w:space="0" w:color="auto"/>
        <w:left w:val="none" w:sz="0" w:space="0" w:color="auto"/>
        <w:bottom w:val="none" w:sz="0" w:space="0" w:color="auto"/>
        <w:right w:val="none" w:sz="0" w:space="0" w:color="auto"/>
      </w:divBdr>
      <w:divsChild>
        <w:div w:id="1374502344">
          <w:marLeft w:val="0"/>
          <w:marRight w:val="0"/>
          <w:marTop w:val="0"/>
          <w:marBottom w:val="0"/>
          <w:divBdr>
            <w:top w:val="none" w:sz="0" w:space="0" w:color="auto"/>
            <w:left w:val="none" w:sz="0" w:space="0" w:color="auto"/>
            <w:bottom w:val="none" w:sz="0" w:space="0" w:color="auto"/>
            <w:right w:val="none" w:sz="0" w:space="0" w:color="auto"/>
          </w:divBdr>
        </w:div>
        <w:div w:id="737291709">
          <w:marLeft w:val="0"/>
          <w:marRight w:val="0"/>
          <w:marTop w:val="0"/>
          <w:marBottom w:val="0"/>
          <w:divBdr>
            <w:top w:val="none" w:sz="0" w:space="0" w:color="auto"/>
            <w:left w:val="none" w:sz="0" w:space="0" w:color="auto"/>
            <w:bottom w:val="none" w:sz="0" w:space="0" w:color="auto"/>
            <w:right w:val="none" w:sz="0" w:space="0" w:color="auto"/>
          </w:divBdr>
        </w:div>
      </w:divsChild>
    </w:div>
    <w:div w:id="1501039126">
      <w:bodyDiv w:val="1"/>
      <w:marLeft w:val="0"/>
      <w:marRight w:val="0"/>
      <w:marTop w:val="0"/>
      <w:marBottom w:val="0"/>
      <w:divBdr>
        <w:top w:val="none" w:sz="0" w:space="0" w:color="auto"/>
        <w:left w:val="none" w:sz="0" w:space="0" w:color="auto"/>
        <w:bottom w:val="none" w:sz="0" w:space="0" w:color="auto"/>
        <w:right w:val="none" w:sz="0" w:space="0" w:color="auto"/>
      </w:divBdr>
      <w:divsChild>
        <w:div w:id="1588342202">
          <w:marLeft w:val="0"/>
          <w:marRight w:val="0"/>
          <w:marTop w:val="0"/>
          <w:marBottom w:val="0"/>
          <w:divBdr>
            <w:top w:val="none" w:sz="0" w:space="0" w:color="auto"/>
            <w:left w:val="none" w:sz="0" w:space="0" w:color="auto"/>
            <w:bottom w:val="none" w:sz="0" w:space="0" w:color="auto"/>
            <w:right w:val="none" w:sz="0" w:space="0" w:color="auto"/>
          </w:divBdr>
          <w:divsChild>
            <w:div w:id="518355899">
              <w:marLeft w:val="0"/>
              <w:marRight w:val="0"/>
              <w:marTop w:val="0"/>
              <w:marBottom w:val="0"/>
              <w:divBdr>
                <w:top w:val="none" w:sz="0" w:space="0" w:color="auto"/>
                <w:left w:val="none" w:sz="0" w:space="0" w:color="auto"/>
                <w:bottom w:val="none" w:sz="0" w:space="0" w:color="auto"/>
                <w:right w:val="none" w:sz="0" w:space="0" w:color="auto"/>
              </w:divBdr>
              <w:divsChild>
                <w:div w:id="644088546">
                  <w:marLeft w:val="0"/>
                  <w:marRight w:val="0"/>
                  <w:marTop w:val="0"/>
                  <w:marBottom w:val="0"/>
                  <w:divBdr>
                    <w:top w:val="none" w:sz="0" w:space="0" w:color="auto"/>
                    <w:left w:val="none" w:sz="0" w:space="0" w:color="auto"/>
                    <w:bottom w:val="none" w:sz="0" w:space="0" w:color="auto"/>
                    <w:right w:val="none" w:sz="0" w:space="0" w:color="auto"/>
                  </w:divBdr>
                  <w:divsChild>
                    <w:div w:id="888497133">
                      <w:marLeft w:val="0"/>
                      <w:marRight w:val="0"/>
                      <w:marTop w:val="0"/>
                      <w:marBottom w:val="0"/>
                      <w:divBdr>
                        <w:top w:val="none" w:sz="0" w:space="0" w:color="auto"/>
                        <w:left w:val="none" w:sz="0" w:space="0" w:color="auto"/>
                        <w:bottom w:val="none" w:sz="0" w:space="0" w:color="auto"/>
                        <w:right w:val="none" w:sz="0" w:space="0" w:color="auto"/>
                      </w:divBdr>
                      <w:divsChild>
                        <w:div w:id="1441489655">
                          <w:marLeft w:val="0"/>
                          <w:marRight w:val="0"/>
                          <w:marTop w:val="0"/>
                          <w:marBottom w:val="0"/>
                          <w:divBdr>
                            <w:top w:val="none" w:sz="0" w:space="0" w:color="auto"/>
                            <w:left w:val="none" w:sz="0" w:space="0" w:color="auto"/>
                            <w:bottom w:val="none" w:sz="0" w:space="0" w:color="auto"/>
                            <w:right w:val="none" w:sz="0" w:space="0" w:color="auto"/>
                          </w:divBdr>
                          <w:divsChild>
                            <w:div w:id="1551380188">
                              <w:marLeft w:val="0"/>
                              <w:marRight w:val="0"/>
                              <w:marTop w:val="0"/>
                              <w:marBottom w:val="0"/>
                              <w:divBdr>
                                <w:top w:val="none" w:sz="0" w:space="0" w:color="auto"/>
                                <w:left w:val="none" w:sz="0" w:space="0" w:color="auto"/>
                                <w:bottom w:val="none" w:sz="0" w:space="0" w:color="auto"/>
                                <w:right w:val="none" w:sz="0" w:space="0" w:color="auto"/>
                              </w:divBdr>
                              <w:divsChild>
                                <w:div w:id="1712805896">
                                  <w:marLeft w:val="0"/>
                                  <w:marRight w:val="0"/>
                                  <w:marTop w:val="0"/>
                                  <w:marBottom w:val="0"/>
                                  <w:divBdr>
                                    <w:top w:val="none" w:sz="0" w:space="0" w:color="auto"/>
                                    <w:left w:val="none" w:sz="0" w:space="0" w:color="auto"/>
                                    <w:bottom w:val="none" w:sz="0" w:space="0" w:color="auto"/>
                                    <w:right w:val="none" w:sz="0" w:space="0" w:color="auto"/>
                                  </w:divBdr>
                                  <w:divsChild>
                                    <w:div w:id="1833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893909">
      <w:bodyDiv w:val="1"/>
      <w:marLeft w:val="0"/>
      <w:marRight w:val="0"/>
      <w:marTop w:val="0"/>
      <w:marBottom w:val="0"/>
      <w:divBdr>
        <w:top w:val="none" w:sz="0" w:space="0" w:color="auto"/>
        <w:left w:val="none" w:sz="0" w:space="0" w:color="auto"/>
        <w:bottom w:val="none" w:sz="0" w:space="0" w:color="auto"/>
        <w:right w:val="none" w:sz="0" w:space="0" w:color="auto"/>
      </w:divBdr>
    </w:div>
    <w:div w:id="1736009540">
      <w:bodyDiv w:val="1"/>
      <w:marLeft w:val="0"/>
      <w:marRight w:val="0"/>
      <w:marTop w:val="0"/>
      <w:marBottom w:val="0"/>
      <w:divBdr>
        <w:top w:val="none" w:sz="0" w:space="0" w:color="auto"/>
        <w:left w:val="none" w:sz="0" w:space="0" w:color="auto"/>
        <w:bottom w:val="none" w:sz="0" w:space="0" w:color="auto"/>
        <w:right w:val="none" w:sz="0" w:space="0" w:color="auto"/>
      </w:divBdr>
    </w:div>
    <w:div w:id="1792816417">
      <w:bodyDiv w:val="1"/>
      <w:marLeft w:val="0"/>
      <w:marRight w:val="0"/>
      <w:marTop w:val="0"/>
      <w:marBottom w:val="0"/>
      <w:divBdr>
        <w:top w:val="none" w:sz="0" w:space="0" w:color="auto"/>
        <w:left w:val="none" w:sz="0" w:space="0" w:color="auto"/>
        <w:bottom w:val="none" w:sz="0" w:space="0" w:color="auto"/>
        <w:right w:val="none" w:sz="0" w:space="0" w:color="auto"/>
      </w:divBdr>
      <w:divsChild>
        <w:div w:id="298385975">
          <w:marLeft w:val="0"/>
          <w:marRight w:val="0"/>
          <w:marTop w:val="240"/>
          <w:marBottom w:val="240"/>
          <w:divBdr>
            <w:top w:val="none" w:sz="0" w:space="0" w:color="auto"/>
            <w:left w:val="none" w:sz="0" w:space="0" w:color="auto"/>
            <w:bottom w:val="none" w:sz="0" w:space="0" w:color="auto"/>
            <w:right w:val="none" w:sz="0" w:space="0" w:color="auto"/>
          </w:divBdr>
          <w:divsChild>
            <w:div w:id="87361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4005">
      <w:bodyDiv w:val="1"/>
      <w:marLeft w:val="0"/>
      <w:marRight w:val="0"/>
      <w:marTop w:val="0"/>
      <w:marBottom w:val="0"/>
      <w:divBdr>
        <w:top w:val="none" w:sz="0" w:space="0" w:color="auto"/>
        <w:left w:val="none" w:sz="0" w:space="0" w:color="auto"/>
        <w:bottom w:val="none" w:sz="0" w:space="0" w:color="auto"/>
        <w:right w:val="none" w:sz="0" w:space="0" w:color="auto"/>
      </w:divBdr>
    </w:div>
    <w:div w:id="1849325201">
      <w:bodyDiv w:val="1"/>
      <w:marLeft w:val="0"/>
      <w:marRight w:val="0"/>
      <w:marTop w:val="0"/>
      <w:marBottom w:val="0"/>
      <w:divBdr>
        <w:top w:val="none" w:sz="0" w:space="0" w:color="auto"/>
        <w:left w:val="none" w:sz="0" w:space="0" w:color="auto"/>
        <w:bottom w:val="none" w:sz="0" w:space="0" w:color="auto"/>
        <w:right w:val="none" w:sz="0" w:space="0" w:color="auto"/>
      </w:divBdr>
    </w:div>
    <w:div w:id="201414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lfolktales.com/wafrica/tortoise_and_hare.php" TargetMode="External"/><Relationship Id="rId13" Type="http://schemas.openxmlformats.org/officeDocument/2006/relationships/hyperlink" Target="http://onlinelibrary.wiley.com/doi/10.1111/anhu.2011.36.issue-1/issuetoc" TargetMode="External"/><Relationship Id="rId18" Type="http://schemas.openxmlformats.org/officeDocument/2006/relationships/hyperlink" Target="http://www.greenapplebooks.com/cgi-bin/mergatroid/results?mv_session_id=7kVx6UhW&amp;mv_pc=39&amp;searchfield=publisher&amp;searchspec1=Oxford%20University%20Press" TargetMode="External"/><Relationship Id="rId3" Type="http://schemas.openxmlformats.org/officeDocument/2006/relationships/styles" Target="styles.xml"/><Relationship Id="rId21" Type="http://schemas.openxmlformats.org/officeDocument/2006/relationships/hyperlink" Target="http://www.dailymotion.com/video/xebs2_tortoise-beats-hare-scene_news" TargetMode="External"/><Relationship Id="rId7" Type="http://schemas.openxmlformats.org/officeDocument/2006/relationships/image" Target="media/image1.png"/><Relationship Id="rId12" Type="http://schemas.openxmlformats.org/officeDocument/2006/relationships/hyperlink" Target="http://www.popmatters.com/pm/column/ellis051013/" TargetMode="External"/><Relationship Id="rId17" Type="http://schemas.openxmlformats.org/officeDocument/2006/relationships/hyperlink" Target="http://www.greenapplebooks.com/cgi-bin/mergatroid/results?mv_session_id=7kVx6UhW&amp;mv_pc=38&amp;searchfield=author&amp;searchspec1=Leonard%20Nei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n.wikipedia.org/wiki/The_Structure_of_Scientific_Revolutions" TargetMode="External"/><Relationship Id="rId20" Type="http://schemas.openxmlformats.org/officeDocument/2006/relationships/hyperlink" Target="http://connection.ebscohost.com/c/articles/4825368/becoming-hausa-ethnic-identity-change-implications-study-ethnic-pluralism-stratification" TargetMode="External"/><Relationship Id="rId1" Type="http://schemas.openxmlformats.org/officeDocument/2006/relationships/customXml" Target="../customXml/item1.xml"/><Relationship Id="rId6" Type="http://schemas.openxmlformats.org/officeDocument/2006/relationships/hyperlink" Target="http://tvtropes.org/pmwiki/pmwiki.php/Main/TheTrickster?from=Main.Tricksters" TargetMode="External"/><Relationship Id="rId11" Type="http://schemas.openxmlformats.org/officeDocument/2006/relationships/hyperlink" Target="http://lcweb4.loc.gov/natlib/ihas/service/mulligan/100010952/0001.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nairaland.com/582527/tortoise-snake-yoruuba-folk-tale" TargetMode="External"/><Relationship Id="rId23" Type="http://schemas.openxmlformats.org/officeDocument/2006/relationships/hyperlink" Target="http://www.english.illinois.edu/maps/poets/s_z/whitman/song.htm" TargetMode="External"/><Relationship Id="rId10" Type="http://schemas.openxmlformats.org/officeDocument/2006/relationships/hyperlink" Target="http://www.allfolktales.com/wafrica/tortoise_and_hare.php" TargetMode="External"/><Relationship Id="rId19" Type="http://schemas.openxmlformats.org/officeDocument/2006/relationships/hyperlink" Target="http://www.loc.gov/item/ihas.100010952" TargetMode="External"/><Relationship Id="rId4" Type="http://schemas.openxmlformats.org/officeDocument/2006/relationships/settings" Target="settings.xml"/><Relationship Id="rId9" Type="http://schemas.openxmlformats.org/officeDocument/2006/relationships/hyperlink" Target="http://www.dailymotion.com/video/xebs2_tortoise-beats-hare-scene_news" TargetMode="External"/><Relationship Id="rId14" Type="http://schemas.openxmlformats.org/officeDocument/2006/relationships/hyperlink" Target="http://www.centacs.com/quik-pt1.htm" TargetMode="External"/><Relationship Id="rId22" Type="http://schemas.openxmlformats.org/officeDocument/2006/relationships/hyperlink" Target="http://tvtropes.org/pmwiki/pmwiki.php/Main/TheTrickster?from=Main.Tricks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4DA769-6F14-4F75-922D-9DFE4A242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6364</Words>
  <Characters>36279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42558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frankthdad</dc:creator>
  <cp:lastModifiedBy>frank salamone</cp:lastModifiedBy>
  <cp:revision>2</cp:revision>
  <dcterms:created xsi:type="dcterms:W3CDTF">2014-08-05T02:27:00Z</dcterms:created>
  <dcterms:modified xsi:type="dcterms:W3CDTF">2014-08-05T02:27:00Z</dcterms:modified>
</cp:coreProperties>
</file>